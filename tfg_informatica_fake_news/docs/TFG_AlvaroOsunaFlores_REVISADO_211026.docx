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A747DC" w:rsidRDefault="00A747DC" w14:paraId="5ABACEF6" w14:textId="77777777">
      <w:pPr>
        <w:spacing w:after="120" w:line="360" w:lineRule="auto"/>
        <w:jc w:val="center"/>
      </w:pPr>
    </w:p>
    <w:p w:rsidR="00A747DC" w:rsidRDefault="00A747DC" w14:paraId="4BA2A9FA" w14:textId="77777777">
      <w:pPr>
        <w:spacing w:after="120" w:line="360" w:lineRule="auto"/>
        <w:jc w:val="center"/>
      </w:pPr>
    </w:p>
    <w:p w:rsidR="56F4E173" w:rsidP="7BAEC123" w:rsidRDefault="56F4E173" w14:paraId="3A5FCA44" w14:textId="77777777">
      <w:pPr>
        <w:keepLines/>
        <w:spacing w:after="160" w:line="288" w:lineRule="auto"/>
        <w:jc w:val="center"/>
        <w:rPr>
          <w:rFonts w:ascii="Calibri" w:hAnsi="Calibri" w:eastAsia="Calibri" w:cs="Calibri"/>
          <w:color w:val="000000" w:themeColor="text1"/>
          <w:sz w:val="20"/>
          <w:szCs w:val="20"/>
        </w:rPr>
      </w:pPr>
      <w:r>
        <w:rPr>
          <w:noProof/>
        </w:rPr>
        <w:drawing>
          <wp:inline distT="0" distB="0" distL="0" distR="0" wp14:anchorId="24ED8F8E" wp14:editId="1C51F2E8">
            <wp:extent cx="3933825" cy="1495425"/>
            <wp:effectExtent l="0" t="0" r="0" b="0"/>
            <wp:docPr id="181154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242" name="Picture 181154242"/>
                    <pic:cNvPicPr/>
                  </pic:nvPicPr>
                  <pic:blipFill>
                    <a:blip r:embed="rId7">
                      <a:extLst>
                        <a:ext uri="{28A0092B-C50C-407E-A947-70E740481C1C}">
                          <a14:useLocalDpi xmlns:a14="http://schemas.microsoft.com/office/drawing/2010/main"/>
                        </a:ext>
                      </a:extLst>
                    </a:blip>
                    <a:stretch>
                      <a:fillRect/>
                    </a:stretch>
                  </pic:blipFill>
                  <pic:spPr>
                    <a:xfrm>
                      <a:off x="0" y="0"/>
                      <a:ext cx="3933825" cy="1495425"/>
                    </a:xfrm>
                    <a:prstGeom prst="rect">
                      <a:avLst/>
                    </a:prstGeom>
                  </pic:spPr>
                </pic:pic>
              </a:graphicData>
            </a:graphic>
          </wp:inline>
        </w:drawing>
      </w:r>
    </w:p>
    <w:p w:rsidR="7BAEC123" w:rsidP="7BAEC123" w:rsidRDefault="7BAEC123" w14:paraId="07DF6281" w14:textId="77777777">
      <w:pPr>
        <w:spacing w:after="160" w:line="288" w:lineRule="auto"/>
        <w:jc w:val="center"/>
        <w:rPr>
          <w:color w:val="5A5A5A"/>
        </w:rPr>
      </w:pPr>
    </w:p>
    <w:p w:rsidR="7BAEC123" w:rsidP="7BAEC123" w:rsidRDefault="7BAEC123" w14:paraId="1FD2B380" w14:textId="77777777">
      <w:pPr>
        <w:spacing w:after="160" w:line="288" w:lineRule="auto"/>
        <w:jc w:val="center"/>
        <w:rPr>
          <w:color w:val="5A5A5A"/>
        </w:rPr>
      </w:pPr>
    </w:p>
    <w:p w:rsidR="56F4E173" w:rsidP="7BAEC123" w:rsidRDefault="56F4E173" w14:paraId="713CF7A9" w14:textId="77777777">
      <w:pPr>
        <w:spacing w:after="160" w:line="288" w:lineRule="auto"/>
        <w:jc w:val="center"/>
        <w:rPr>
          <w:color w:val="5A5A5A"/>
        </w:rPr>
      </w:pPr>
      <w:r w:rsidRPr="7BAEC123">
        <w:rPr>
          <w:b/>
          <w:bCs/>
          <w:color w:val="5A5A5A"/>
          <w:lang w:val="es-ES"/>
        </w:rPr>
        <w:t>ESCUELA TÉCNICA SUPERIOR DE INGENIERÍA INFORMÁTICA</w:t>
      </w:r>
    </w:p>
    <w:p w:rsidR="7BAEC123" w:rsidP="7BAEC123" w:rsidRDefault="7BAEC123" w14:paraId="4AF5F725" w14:textId="77777777">
      <w:pPr>
        <w:spacing w:after="160" w:line="288" w:lineRule="auto"/>
        <w:jc w:val="center"/>
        <w:rPr>
          <w:color w:val="5A5A5A"/>
        </w:rPr>
      </w:pPr>
    </w:p>
    <w:p w:rsidR="56F4E173" w:rsidP="7BAEC123" w:rsidRDefault="56F4E173" w14:paraId="59171DE2" w14:textId="77777777">
      <w:pPr>
        <w:spacing w:after="160" w:line="288" w:lineRule="auto"/>
        <w:jc w:val="center"/>
        <w:rPr>
          <w:color w:val="5A5A5A"/>
        </w:rPr>
      </w:pPr>
      <w:r w:rsidRPr="7BAEC123">
        <w:rPr>
          <w:b/>
          <w:bCs/>
          <w:color w:val="5A5A5A"/>
          <w:lang w:val="es-ES"/>
        </w:rPr>
        <w:t>GRADO EN INGENIERÍA INFORMÁTICA</w:t>
      </w:r>
    </w:p>
    <w:p w:rsidR="7BAEC123" w:rsidP="7BAEC123" w:rsidRDefault="7BAEC123" w14:paraId="66E23FF7" w14:textId="77777777">
      <w:pPr>
        <w:spacing w:after="160" w:line="288" w:lineRule="auto"/>
        <w:jc w:val="center"/>
        <w:rPr>
          <w:color w:val="5A5A5A"/>
        </w:rPr>
      </w:pPr>
    </w:p>
    <w:p w:rsidR="7BAEC123" w:rsidP="7BAEC123" w:rsidRDefault="7BAEC123" w14:paraId="10BCD0E8" w14:textId="77777777">
      <w:pPr>
        <w:spacing w:after="160" w:line="288" w:lineRule="auto"/>
        <w:jc w:val="center"/>
        <w:rPr>
          <w:color w:val="5A5A5A"/>
        </w:rPr>
      </w:pPr>
    </w:p>
    <w:p w:rsidR="56F4E173" w:rsidP="7BAEC123" w:rsidRDefault="56F4E173" w14:paraId="36A71685" w14:textId="77777777">
      <w:pPr>
        <w:spacing w:after="160" w:line="288" w:lineRule="auto"/>
        <w:jc w:val="center"/>
        <w:rPr>
          <w:color w:val="5A5A5A"/>
        </w:rPr>
      </w:pPr>
      <w:r>
        <w:t>Curso Académico 2026-2027</w:t>
      </w:r>
    </w:p>
    <w:p w:rsidR="7BAEC123" w:rsidP="7BAEC123" w:rsidRDefault="7BAEC123" w14:paraId="4317B5AC" w14:textId="77777777">
      <w:pPr>
        <w:spacing w:after="160" w:line="288" w:lineRule="auto"/>
        <w:jc w:val="center"/>
        <w:rPr>
          <w:color w:val="5A5A5A"/>
        </w:rPr>
      </w:pPr>
    </w:p>
    <w:p w:rsidR="56F4E173" w:rsidP="7BAEC123" w:rsidRDefault="56F4E173" w14:paraId="7FA15AA7" w14:textId="77777777">
      <w:pPr>
        <w:spacing w:after="160" w:line="288" w:lineRule="auto"/>
        <w:jc w:val="center"/>
        <w:rPr>
          <w:color w:val="5A5A5A"/>
        </w:rPr>
      </w:pPr>
      <w:r w:rsidRPr="7BAEC123">
        <w:rPr>
          <w:b/>
          <w:bCs/>
          <w:color w:val="5A5A5A"/>
          <w:lang w:val="es-ES"/>
        </w:rPr>
        <w:t>Trabajo de Fin de Grado</w:t>
      </w:r>
    </w:p>
    <w:p w:rsidR="7BAEC123" w:rsidP="7BAEC123" w:rsidRDefault="7BAEC123" w14:paraId="6C1FAA55" w14:textId="77777777">
      <w:pPr>
        <w:spacing w:after="160" w:line="288" w:lineRule="auto"/>
        <w:ind w:left="2160"/>
        <w:jc w:val="center"/>
        <w:rPr>
          <w:color w:val="5A5A5A"/>
        </w:rPr>
      </w:pPr>
    </w:p>
    <w:p w:rsidR="7BAEC123" w:rsidP="7BAEC123" w:rsidRDefault="7BAEC123" w14:paraId="15D66DDA" w14:textId="77777777">
      <w:pPr>
        <w:spacing w:after="160" w:line="288" w:lineRule="auto"/>
        <w:rPr>
          <w:color w:val="000000" w:themeColor="text1"/>
        </w:rPr>
      </w:pPr>
    </w:p>
    <w:p w:rsidR="00185CA7" w:rsidP="229D7926" w:rsidRDefault="00185CA7" w14:paraId="7F4AE20F" w14:textId="77777777">
      <w:pPr>
        <w:spacing w:after="0" w:line="360" w:lineRule="auto"/>
        <w:jc w:val="center"/>
        <w:rPr>
          <w:ins w:author="Liliana Patricia Santacruz Valencia" w:date="2026-10-21T21:28:00Z" w16du:dateUtc="2026-10-21T19:28:00Z" w:id="1333705214"/>
          <w:b w:val="1"/>
          <w:bCs w:val="1"/>
          <w:color w:val="000000" w:themeColor="text1"/>
          <w:lang w:val="es-ES"/>
        </w:rPr>
      </w:pPr>
      <w:r w:rsidRPr="229D7926" w:rsidR="00185CA7">
        <w:rPr>
          <w:b w:val="1"/>
          <w:bCs w:val="1"/>
          <w:color w:val="000000" w:themeColor="text1" w:themeTint="FF" w:themeShade="FF"/>
          <w:lang w:val="es-ES"/>
        </w:rPr>
        <w:t xml:space="preserve">DISEÑO DE UN PIPELINE EXPERIMENTAL REPRODUCIBLE PARA LA CLASIFICACIÓN DE </w:t>
      </w:r>
      <w:r w:rsidRPr="229D7926" w:rsidR="00185CA7">
        <w:rPr>
          <w:b w:val="1"/>
          <w:bCs w:val="1"/>
          <w:color w:val="000000" w:themeColor="text1" w:themeTint="FF" w:themeShade="FF"/>
          <w:lang w:val="es-ES"/>
        </w:rPr>
        <w:t>FAKE NEWS</w:t>
      </w:r>
      <w:r w:rsidRPr="229D7926" w:rsidR="00185CA7">
        <w:rPr>
          <w:b w:val="1"/>
          <w:bCs w:val="1"/>
          <w:color w:val="000000" w:themeColor="text1" w:themeTint="FF" w:themeShade="FF"/>
          <w:lang w:val="es-ES"/>
        </w:rPr>
        <w:t xml:space="preserve"> MEDIANTE </w:t>
      </w:r>
    </w:p>
    <w:p w:rsidR="3D287896" w:rsidP="229D7926" w:rsidRDefault="00185CA7" w14:paraId="5E40F81E" w14:textId="6828C643">
      <w:pPr>
        <w:spacing w:after="0" w:line="360" w:lineRule="auto"/>
        <w:jc w:val="center"/>
        <w:rPr>
          <w:color w:val="000000" w:themeColor="text1"/>
        </w:rPr>
      </w:pPr>
      <w:r w:rsidRPr="229D7926" w:rsidR="00185CA7">
        <w:rPr>
          <w:b w:val="1"/>
          <w:bCs w:val="1"/>
          <w:color w:val="000000" w:themeColor="text1" w:themeTint="FF" w:themeShade="FF"/>
          <w:lang w:val="es-ES"/>
        </w:rPr>
        <w:t>MODELOS DE APRENDIZAJE AUTOMÁTICO</w:t>
      </w:r>
    </w:p>
    <w:p w:rsidR="7BAEC123" w:rsidP="7BAEC123" w:rsidRDefault="7BAEC123" w14:paraId="7D7B9260" w14:textId="77777777">
      <w:pPr>
        <w:spacing w:after="160" w:line="288" w:lineRule="auto"/>
        <w:rPr>
          <w:color w:val="5A5A5A"/>
        </w:rPr>
      </w:pPr>
    </w:p>
    <w:p w:rsidR="7BAEC123" w:rsidP="7BAEC123" w:rsidRDefault="7BAEC123" w14:paraId="08AB7A45" w14:textId="77777777">
      <w:pPr>
        <w:spacing w:after="160" w:line="288" w:lineRule="auto"/>
        <w:rPr>
          <w:color w:val="5A5A5A"/>
        </w:rPr>
      </w:pPr>
    </w:p>
    <w:p w:rsidR="7BAEC123" w:rsidP="7BAEC123" w:rsidRDefault="7BAEC123" w14:paraId="357E5341" w14:textId="77777777">
      <w:pPr>
        <w:spacing w:after="160" w:line="288" w:lineRule="auto"/>
        <w:rPr>
          <w:color w:val="5A5A5A"/>
        </w:rPr>
      </w:pPr>
    </w:p>
    <w:p w:rsidR="7BAEC123" w:rsidP="7BAEC123" w:rsidRDefault="7BAEC123" w14:paraId="4A4CA234" w14:textId="77777777">
      <w:pPr>
        <w:spacing w:after="160" w:line="288" w:lineRule="auto"/>
        <w:ind w:left="2160"/>
        <w:rPr>
          <w:color w:val="5A5A5A"/>
        </w:rPr>
      </w:pPr>
    </w:p>
    <w:p w:rsidR="56F4E173" w:rsidP="7BAEC123" w:rsidRDefault="56F4E173" w14:paraId="78F78A91" w14:textId="77777777">
      <w:pPr>
        <w:spacing w:after="160" w:line="288" w:lineRule="auto"/>
        <w:ind w:left="2160"/>
        <w:rPr>
          <w:b/>
          <w:bCs/>
          <w:color w:val="5A5A5A"/>
          <w:lang w:val="es-ES"/>
        </w:rPr>
      </w:pPr>
      <w:r w:rsidRPr="7BAEC123">
        <w:rPr>
          <w:b/>
          <w:bCs/>
          <w:color w:val="5A5A5A"/>
          <w:lang w:val="es-ES"/>
        </w:rPr>
        <w:t>Autor:</w:t>
      </w:r>
      <w:r w:rsidRPr="7BAEC123" w:rsidR="289D6A96">
        <w:rPr>
          <w:b/>
          <w:bCs/>
          <w:color w:val="5A5A5A"/>
          <w:lang w:val="es-ES"/>
        </w:rPr>
        <w:t xml:space="preserve"> </w:t>
      </w:r>
      <w:r w:rsidRPr="7BAEC123" w:rsidR="289D6A96">
        <w:rPr>
          <w:color w:val="5A5A5A"/>
          <w:lang w:val="es-ES"/>
        </w:rPr>
        <w:t>Álvaro</w:t>
      </w:r>
      <w:r w:rsidRPr="7BAEC123" w:rsidR="4688905E">
        <w:rPr>
          <w:color w:val="5A5A5A"/>
          <w:lang w:val="es-ES"/>
        </w:rPr>
        <w:t xml:space="preserve"> Osuna Flores</w:t>
      </w:r>
    </w:p>
    <w:p w:rsidR="56F4E173" w:rsidP="7BAEC123" w:rsidRDefault="56F4E173" w14:paraId="4B8BC92C" w14:textId="77777777">
      <w:pPr>
        <w:spacing w:after="160" w:line="288" w:lineRule="auto"/>
        <w:ind w:left="2160"/>
        <w:rPr>
          <w:color w:val="5A5A5A"/>
        </w:rPr>
      </w:pPr>
      <w:r w:rsidRPr="7BAEC123">
        <w:rPr>
          <w:b/>
          <w:bCs/>
          <w:color w:val="5A5A5A"/>
          <w:lang w:val="es-ES"/>
        </w:rPr>
        <w:t xml:space="preserve">Tutora: </w:t>
      </w:r>
      <w:r w:rsidRPr="7BAEC123">
        <w:rPr>
          <w:color w:val="5A5A5A"/>
          <w:lang w:val="es-ES"/>
        </w:rPr>
        <w:t>Liliana Patricia Santacruz Valencia</w:t>
      </w:r>
    </w:p>
    <w:p w:rsidR="7BAEC123" w:rsidP="7BAEC123" w:rsidRDefault="7BAEC123" w14:paraId="4CB1776C" w14:textId="77777777">
      <w:pPr>
        <w:spacing w:after="120" w:line="360" w:lineRule="auto"/>
        <w:jc w:val="center"/>
      </w:pPr>
    </w:p>
    <w:p w:rsidRPr="005D1617" w:rsidR="00A747DC" w:rsidP="005D1617" w:rsidRDefault="00253CC9" w14:paraId="4F3F4D4A" w14:textId="77777777">
      <w:pPr>
        <w:pageBreakBefore/>
        <w:rPr>
          <w:b/>
          <w:bCs/>
          <w:sz w:val="28"/>
          <w:szCs w:val="28"/>
        </w:rPr>
      </w:pPr>
      <w:r>
        <w:t>Tabla de contenido</w:t>
      </w:r>
    </w:p>
    <w:sdt>
      <w:sdtPr>
        <w:id w:val="1839986819"/>
        <w:docPartObj>
          <w:docPartGallery w:val="Table of Contents"/>
          <w:docPartUnique/>
        </w:docPartObj>
      </w:sdtPr>
      <w:sdtContent>
        <w:p w:rsidR="0008515A" w:rsidRDefault="4E98A6FD" w14:paraId="690082F5" w14:textId="744E03E8">
          <w:pPr>
            <w:pStyle w:val="TDC1"/>
            <w:tabs>
              <w:tab w:val="right" w:leader="dot" w:pos="9062"/>
            </w:tabs>
            <w:rPr>
              <w:ins w:author="Liliana Patricia Santacruz Valencia" w:date="2026-10-21T21:55:00Z" w16du:dateUtc="2026-10-21T19:55:00Z" w:id="3"/>
              <w:rFonts w:asciiTheme="minorHAnsi" w:hAnsiTheme="minorHAnsi" w:eastAsiaTheme="minorEastAsia" w:cstheme="minorBidi"/>
              <w:noProof/>
              <w:kern w:val="2"/>
              <w:lang w:val="es-ES"/>
              <w14:ligatures w14:val="standardContextual"/>
            </w:rPr>
          </w:pPr>
          <w:r>
            <w:fldChar w:fldCharType="begin"/>
          </w:r>
          <w:r>
            <w:instrText>TOC \o \z \u \h</w:instrText>
          </w:r>
          <w:r>
            <w:fldChar w:fldCharType="separate"/>
          </w:r>
          <w:r w:rsidRPr="00BD50E0" w:rsidR="0008515A">
            <w:rPr>
              <w:rStyle w:val="Hipervnculo"/>
              <w:noProof/>
            </w:rPr>
            <w:fldChar w:fldCharType="begin"/>
          </w:r>
          <w:r w:rsidRPr="00BD50E0" w:rsidR="0008515A">
            <w:rPr>
              <w:rStyle w:val="Hipervnculo"/>
              <w:noProof/>
            </w:rPr>
            <w:instrText xml:space="preserve"> </w:instrText>
          </w:r>
          <w:r w:rsidR="0008515A">
            <w:rPr>
              <w:noProof/>
            </w:rPr>
            <w:instrText>HYPERLINK \l "_Toc243512129"</w:instrText>
          </w:r>
          <w:r w:rsidRPr="00BD50E0" w:rsidR="0008515A">
            <w:rPr>
              <w:rStyle w:val="Hipervnculo"/>
              <w:noProof/>
            </w:rPr>
            <w:instrText xml:space="preserve"> </w:instrText>
          </w:r>
          <w:r w:rsidRPr="00BD50E0" w:rsidR="0008515A">
            <w:rPr>
              <w:rStyle w:val="Hipervnculo"/>
              <w:noProof/>
            </w:rPr>
          </w:r>
          <w:r w:rsidRPr="00BD50E0" w:rsidR="0008515A">
            <w:rPr>
              <w:rStyle w:val="Hipervnculo"/>
              <w:noProof/>
            </w:rPr>
            <w:fldChar w:fldCharType="separate"/>
          </w:r>
          <w:r w:rsidRPr="00BD50E0" w:rsidR="0008515A">
            <w:rPr>
              <w:rStyle w:val="Hipervnculo"/>
              <w:noProof/>
            </w:rPr>
            <w:t>Resumen</w:t>
          </w:r>
          <w:r w:rsidR="0008515A">
            <w:rPr>
              <w:noProof/>
              <w:webHidden/>
            </w:rPr>
            <w:tab/>
          </w:r>
          <w:r w:rsidR="0008515A">
            <w:rPr>
              <w:noProof/>
              <w:webHidden/>
            </w:rPr>
            <w:fldChar w:fldCharType="begin"/>
          </w:r>
          <w:r w:rsidR="0008515A">
            <w:rPr>
              <w:noProof/>
              <w:webHidden/>
            </w:rPr>
            <w:instrText xml:space="preserve"> PAGEREF _Toc243512129 \h </w:instrText>
          </w:r>
          <w:r w:rsidR="0008515A">
            <w:rPr>
              <w:noProof/>
              <w:webHidden/>
            </w:rPr>
          </w:r>
          <w:r w:rsidR="0008515A">
            <w:rPr>
              <w:noProof/>
              <w:webHidden/>
            </w:rPr>
            <w:fldChar w:fldCharType="separate"/>
          </w:r>
          <w:r w:rsidR="0008515A">
            <w:rPr>
              <w:noProof/>
              <w:webHidden/>
            </w:rPr>
            <w:t>iv</w:t>
          </w:r>
          <w:r w:rsidR="0008515A">
            <w:rPr>
              <w:noProof/>
              <w:webHidden/>
            </w:rPr>
            <w:fldChar w:fldCharType="end"/>
          </w:r>
          <w:r w:rsidRPr="00BD50E0" w:rsidR="0008515A">
            <w:rPr>
              <w:rStyle w:val="Hipervnculo"/>
              <w:noProof/>
            </w:rPr>
            <w:fldChar w:fldCharType="end"/>
          </w:r>
        </w:p>
        <w:p w:rsidR="0008515A" w:rsidRDefault="0008515A" w14:paraId="53ACD748" w14:textId="35238299">
          <w:pPr>
            <w:pStyle w:val="TDC1"/>
            <w:tabs>
              <w:tab w:val="right" w:leader="dot" w:pos="9062"/>
            </w:tabs>
            <w:rPr>
              <w:ins w:author="Liliana Patricia Santacruz Valencia" w:date="2026-10-21T21:55:00Z" w16du:dateUtc="2026-10-21T19:55:00Z" w:id="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"_Toc243512130"</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1. Introducción</w:t>
          </w:r>
          <w:r>
            <w:rPr>
              <w:noProof/>
              <w:webHidden/>
            </w:rPr>
            <w:tab/>
          </w:r>
          <w:r>
            <w:rPr>
              <w:noProof/>
              <w:webHidden/>
            </w:rPr>
            <w:fldChar w:fldCharType="begin"/>
          </w:r>
          <w:r>
            <w:rPr>
              <w:noProof/>
              <w:webHidden/>
            </w:rPr>
            <w:instrText xml:space="preserve"> PAGEREF _Toc243512130 \h </w:instrText>
          </w:r>
          <w:r>
            <w:rPr>
              <w:noProof/>
              <w:webHidden/>
            </w:rPr>
          </w:r>
          <w:r>
            <w:rPr>
              <w:noProof/>
              <w:webHidden/>
            </w:rPr>
            <w:fldChar w:fldCharType="separate"/>
          </w:r>
          <w:r>
            <w:rPr>
              <w:noProof/>
              <w:webHidden/>
            </w:rPr>
            <w:t>1</w:t>
          </w:r>
          <w:r>
            <w:rPr>
              <w:noProof/>
              <w:webHidden/>
            </w:rPr>
            <w:fldChar w:fldCharType="end"/>
          </w:r>
          <w:r w:rsidRPr="00BD50E0">
            <w:rPr>
              <w:rStyle w:val="Hipervnculo"/>
              <w:noProof/>
            </w:rPr>
            <w:fldChar w:fldCharType="end"/>
          </w:r>
        </w:p>
        <w:p w:rsidR="0008515A" w:rsidRDefault="0008515A" w14:paraId="28CBBCAD" w14:textId="30488E89">
          <w:pPr>
            <w:pStyle w:val="TDC2"/>
            <w:tabs>
              <w:tab w:val="right" w:leader="dot" w:pos="9062"/>
            </w:tabs>
            <w:rPr>
              <w:ins w:author="Liliana Patricia Santacruz Valencia" w:date="2026-10-21T21:55:00Z" w16du:dateUtc="2026-10-21T19:55:00Z" w:id="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"_Toc243512131"</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1.1 Motivación</w:t>
          </w:r>
          <w:r>
            <w:rPr>
              <w:noProof/>
              <w:webHidden/>
            </w:rPr>
            <w:tab/>
          </w:r>
          <w:r>
            <w:rPr>
              <w:noProof/>
              <w:webHidden/>
            </w:rPr>
            <w:fldChar w:fldCharType="begin"/>
          </w:r>
          <w:r>
            <w:rPr>
              <w:noProof/>
              <w:webHidden/>
            </w:rPr>
            <w:instrText xml:space="preserve"> PAGEREF _Toc243512131 \h </w:instrText>
          </w:r>
          <w:r>
            <w:rPr>
              <w:noProof/>
              <w:webHidden/>
            </w:rPr>
          </w:r>
          <w:r>
            <w:rPr>
              <w:noProof/>
              <w:webHidden/>
            </w:rPr>
            <w:fldChar w:fldCharType="separate"/>
          </w:r>
          <w:r>
            <w:rPr>
              <w:noProof/>
              <w:webHidden/>
            </w:rPr>
            <w:t>2</w:t>
          </w:r>
          <w:r>
            <w:rPr>
              <w:noProof/>
              <w:webHidden/>
            </w:rPr>
            <w:fldChar w:fldCharType="end"/>
          </w:r>
          <w:r w:rsidRPr="00BD50E0">
            <w:rPr>
              <w:rStyle w:val="Hipervnculo"/>
              <w:noProof/>
            </w:rPr>
            <w:fldChar w:fldCharType="end"/>
          </w:r>
        </w:p>
        <w:p w:rsidR="0008515A" w:rsidRDefault="0008515A" w14:paraId="2B11F252" w14:textId="52E5D678">
          <w:pPr>
            <w:pStyle w:val="TDC2"/>
            <w:tabs>
              <w:tab w:val="right" w:leader="dot" w:pos="9062"/>
            </w:tabs>
            <w:rPr>
              <w:ins w:author="Liliana Patricia Santacruz Valencia" w:date="2026-10-21T21:55:00Z" w16du:dateUtc="2026-10-21T19:55:00Z" w:id="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"_Toc243512132"</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1.2 Objetivos</w:t>
          </w:r>
          <w:r>
            <w:rPr>
              <w:noProof/>
              <w:webHidden/>
            </w:rPr>
            <w:tab/>
          </w:r>
          <w:r>
            <w:rPr>
              <w:noProof/>
              <w:webHidden/>
            </w:rPr>
            <w:fldChar w:fldCharType="begin"/>
          </w:r>
          <w:r>
            <w:rPr>
              <w:noProof/>
              <w:webHidden/>
            </w:rPr>
            <w:instrText xml:space="preserve"> PAGEREF _Toc243512132 \h </w:instrText>
          </w:r>
          <w:r>
            <w:rPr>
              <w:noProof/>
              <w:webHidden/>
            </w:rPr>
          </w:r>
          <w:r>
            <w:rPr>
              <w:noProof/>
              <w:webHidden/>
            </w:rPr>
            <w:fldChar w:fldCharType="separate"/>
          </w:r>
          <w:r>
            <w:rPr>
              <w:noProof/>
              <w:webHidden/>
            </w:rPr>
            <w:t>3</w:t>
          </w:r>
          <w:r>
            <w:rPr>
              <w:noProof/>
              <w:webHidden/>
            </w:rPr>
            <w:fldChar w:fldCharType="end"/>
          </w:r>
          <w:r w:rsidRPr="00BD50E0">
            <w:rPr>
              <w:rStyle w:val="Hipervnculo"/>
              <w:noProof/>
            </w:rPr>
            <w:fldChar w:fldCharType="end"/>
          </w:r>
        </w:p>
        <w:p w:rsidR="0008515A" w:rsidRDefault="0008515A" w14:paraId="6A89F37A" w14:textId="793C512A">
          <w:pPr>
            <w:pStyle w:val="TDC2"/>
            <w:tabs>
              <w:tab w:val="right" w:leader="dot" w:pos="9062"/>
            </w:tabs>
            <w:rPr>
              <w:ins w:author="Liliana Patricia Santacruz Valencia" w:date="2026-10-21T21:55:00Z" w16du:dateUtc="2026-10-21T19:55:00Z" w:id="1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"_Toc243512133"</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1.3 Estructura de la memoria</w:t>
          </w:r>
          <w:r>
            <w:rPr>
              <w:noProof/>
              <w:webHidden/>
            </w:rPr>
            <w:tab/>
          </w:r>
          <w:r>
            <w:rPr>
              <w:noProof/>
              <w:webHidden/>
            </w:rPr>
            <w:fldChar w:fldCharType="begin"/>
          </w:r>
          <w:r>
            <w:rPr>
              <w:noProof/>
              <w:webHidden/>
            </w:rPr>
            <w:instrText xml:space="preserve"> PAGEREF _Toc243512133 \h </w:instrText>
          </w:r>
          <w:r>
            <w:rPr>
              <w:noProof/>
              <w:webHidden/>
            </w:rPr>
          </w:r>
          <w:r>
            <w:rPr>
              <w:noProof/>
              <w:webHidden/>
            </w:rPr>
            <w:fldChar w:fldCharType="separate"/>
          </w:r>
          <w:r>
            <w:rPr>
              <w:noProof/>
              <w:webHidden/>
            </w:rPr>
            <w:t>4</w:t>
          </w:r>
          <w:r>
            <w:rPr>
              <w:noProof/>
              <w:webHidden/>
            </w:rPr>
            <w:fldChar w:fldCharType="end"/>
          </w:r>
          <w:r w:rsidRPr="00BD50E0">
            <w:rPr>
              <w:rStyle w:val="Hipervnculo"/>
              <w:noProof/>
            </w:rPr>
            <w:fldChar w:fldCharType="end"/>
          </w:r>
        </w:p>
        <w:p w:rsidR="0008515A" w:rsidRDefault="0008515A" w14:paraId="494E784B" w14:textId="7468A440">
          <w:pPr>
            <w:pStyle w:val="TDC1"/>
            <w:tabs>
              <w:tab w:val="right" w:leader="dot" w:pos="9062"/>
            </w:tabs>
            <w:rPr>
              <w:ins w:author="Liliana Patricia Santacruz Valencia" w:date="2026-10-21T21:55:00Z" w16du:dateUtc="2026-10-21T19:55:00Z" w:id="1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"_Toc243512134"</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 Contexto</w:t>
          </w:r>
          <w:r>
            <w:rPr>
              <w:noProof/>
              <w:webHidden/>
            </w:rPr>
            <w:tab/>
          </w:r>
          <w:r>
            <w:rPr>
              <w:noProof/>
              <w:webHidden/>
            </w:rPr>
            <w:fldChar w:fldCharType="begin"/>
          </w:r>
          <w:r>
            <w:rPr>
              <w:noProof/>
              <w:webHidden/>
            </w:rPr>
            <w:instrText xml:space="preserve"> PAGEREF _Toc243512134 \h </w:instrText>
          </w:r>
          <w:r>
            <w:rPr>
              <w:noProof/>
              <w:webHidden/>
            </w:rPr>
          </w:r>
          <w:r>
            <w:rPr>
              <w:noProof/>
              <w:webHidden/>
            </w:rPr>
            <w:fldChar w:fldCharType="separate"/>
          </w:r>
          <w:r>
            <w:rPr>
              <w:noProof/>
              <w:webHidden/>
            </w:rPr>
            <w:t>5</w:t>
          </w:r>
          <w:r>
            <w:rPr>
              <w:noProof/>
              <w:webHidden/>
            </w:rPr>
            <w:fldChar w:fldCharType="end"/>
          </w:r>
          <w:r w:rsidRPr="00BD50E0">
            <w:rPr>
              <w:rStyle w:val="Hipervnculo"/>
              <w:noProof/>
            </w:rPr>
            <w:fldChar w:fldCharType="end"/>
          </w:r>
        </w:p>
        <w:p w:rsidR="0008515A" w:rsidRDefault="0008515A" w14:paraId="6269C171" w14:textId="4F0B3D8C">
          <w:pPr>
            <w:pStyle w:val="TDC2"/>
            <w:tabs>
              <w:tab w:val="right" w:leader="dot" w:pos="9062"/>
            </w:tabs>
            <w:rPr>
              <w:ins w:author="Liliana Patricia Santacruz Valencia" w:date="2026-10-21T21:55:00Z" w16du:dateUtc="2026-10-21T19:55:00Z" w:id="1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"_Toc243512135"</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 xml:space="preserve">2.1 Desinformación y concepto operativo de </w:t>
          </w:r>
          <w:r w:rsidRPr="00BD50E0">
            <w:rPr>
              <w:rStyle w:val="Hipervnculo"/>
              <w:i/>
              <w:iCs/>
              <w:noProof/>
            </w:rPr>
            <w:t>fake news</w:t>
          </w:r>
          <w:r>
            <w:rPr>
              <w:noProof/>
              <w:webHidden/>
            </w:rPr>
            <w:tab/>
          </w:r>
          <w:r>
            <w:rPr>
              <w:noProof/>
              <w:webHidden/>
            </w:rPr>
            <w:fldChar w:fldCharType="begin"/>
          </w:r>
          <w:r>
            <w:rPr>
              <w:noProof/>
              <w:webHidden/>
            </w:rPr>
            <w:instrText xml:space="preserve"> PAGEREF _Toc243512135 \h </w:instrText>
          </w:r>
          <w:r>
            <w:rPr>
              <w:noProof/>
              <w:webHidden/>
            </w:rPr>
          </w:r>
          <w:r>
            <w:rPr>
              <w:noProof/>
              <w:webHidden/>
            </w:rPr>
            <w:fldChar w:fldCharType="separate"/>
          </w:r>
          <w:r>
            <w:rPr>
              <w:noProof/>
              <w:webHidden/>
            </w:rPr>
            <w:t>5</w:t>
          </w:r>
          <w:r>
            <w:rPr>
              <w:noProof/>
              <w:webHidden/>
            </w:rPr>
            <w:fldChar w:fldCharType="end"/>
          </w:r>
          <w:r w:rsidRPr="00BD50E0">
            <w:rPr>
              <w:rStyle w:val="Hipervnculo"/>
              <w:noProof/>
            </w:rPr>
            <w:fldChar w:fldCharType="end"/>
          </w:r>
        </w:p>
        <w:p w:rsidR="0008515A" w:rsidRDefault="0008515A" w14:paraId="0E2EF0FC" w14:textId="5A3B93E8">
          <w:pPr>
            <w:pStyle w:val="TDC2"/>
            <w:tabs>
              <w:tab w:val="right" w:leader="dot" w:pos="9062"/>
            </w:tabs>
            <w:rPr>
              <w:ins w:author="Liliana Patricia Santacruz Valencia" w:date="2026-10-21T21:55:00Z" w16du:dateUtc="2026-10-21T19:55:00Z" w:id="1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"_Toc243512136"</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2.2 Clasificación automática de textos y procesamiento del lenguaje natural</w:t>
          </w:r>
          <w:r>
            <w:rPr>
              <w:noProof/>
              <w:webHidden/>
            </w:rPr>
            <w:tab/>
          </w:r>
          <w:r>
            <w:rPr>
              <w:noProof/>
              <w:webHidden/>
            </w:rPr>
            <w:fldChar w:fldCharType="begin"/>
          </w:r>
          <w:r>
            <w:rPr>
              <w:noProof/>
              <w:webHidden/>
            </w:rPr>
            <w:instrText xml:space="preserve"> PAGEREF _Toc243512136 \h </w:instrText>
          </w:r>
          <w:r>
            <w:rPr>
              <w:noProof/>
              <w:webHidden/>
            </w:rPr>
          </w:r>
          <w:r>
            <w:rPr>
              <w:noProof/>
              <w:webHidden/>
            </w:rPr>
            <w:fldChar w:fldCharType="separate"/>
          </w:r>
          <w:r>
            <w:rPr>
              <w:noProof/>
              <w:webHidden/>
            </w:rPr>
            <w:t>5</w:t>
          </w:r>
          <w:r>
            <w:rPr>
              <w:noProof/>
              <w:webHidden/>
            </w:rPr>
            <w:fldChar w:fldCharType="end"/>
          </w:r>
          <w:r w:rsidRPr="00BD50E0">
            <w:rPr>
              <w:rStyle w:val="Hipervnculo"/>
              <w:noProof/>
            </w:rPr>
            <w:fldChar w:fldCharType="end"/>
          </w:r>
        </w:p>
        <w:p w:rsidR="0008515A" w:rsidRDefault="0008515A" w14:paraId="39DF9A5C" w14:textId="0EF3FE5E">
          <w:pPr>
            <w:pStyle w:val="TDC2"/>
            <w:tabs>
              <w:tab w:val="right" w:leader="dot" w:pos="9062"/>
            </w:tabs>
            <w:rPr>
              <w:ins w:author="Liliana Patricia Santacruz Valencia" w:date="2026-10-21T21:55:00Z" w16du:dateUtc="2026-10-21T19:55:00Z" w:id="1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"_Toc243512137"</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2.3 Conjuntos de datos, corpus, anotación y transformación de etiquetas</w:t>
          </w:r>
          <w:r>
            <w:rPr>
              <w:noProof/>
              <w:webHidden/>
            </w:rPr>
            <w:tab/>
          </w:r>
          <w:r>
            <w:rPr>
              <w:noProof/>
              <w:webHidden/>
            </w:rPr>
            <w:fldChar w:fldCharType="begin"/>
          </w:r>
          <w:r>
            <w:rPr>
              <w:noProof/>
              <w:webHidden/>
            </w:rPr>
            <w:instrText xml:space="preserve"> PAGEREF _Toc243512137 \h </w:instrText>
          </w:r>
          <w:r>
            <w:rPr>
              <w:noProof/>
              <w:webHidden/>
            </w:rPr>
          </w:r>
          <w:r>
            <w:rPr>
              <w:noProof/>
              <w:webHidden/>
            </w:rPr>
            <w:fldChar w:fldCharType="separate"/>
          </w:r>
          <w:r>
            <w:rPr>
              <w:noProof/>
              <w:webHidden/>
            </w:rPr>
            <w:t>6</w:t>
          </w:r>
          <w:r>
            <w:rPr>
              <w:noProof/>
              <w:webHidden/>
            </w:rPr>
            <w:fldChar w:fldCharType="end"/>
          </w:r>
          <w:r w:rsidRPr="00BD50E0">
            <w:rPr>
              <w:rStyle w:val="Hipervnculo"/>
              <w:noProof/>
            </w:rPr>
            <w:fldChar w:fldCharType="end"/>
          </w:r>
        </w:p>
        <w:p w:rsidR="0008515A" w:rsidRDefault="0008515A" w14:paraId="523198B5" w14:textId="5007BC36">
          <w:pPr>
            <w:pStyle w:val="TDC2"/>
            <w:tabs>
              <w:tab w:val="right" w:leader="dot" w:pos="9062"/>
            </w:tabs>
            <w:rPr>
              <w:ins w:author="Liliana Patricia Santacruz Valencia" w:date="2026-10-21T21:55:00Z" w16du:dateUtc="2026-10-21T19:55:00Z" w:id="2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"_Toc243512138"</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2.4 Representación TF-IDF y clasificadores lineales</w:t>
          </w:r>
          <w:r>
            <w:rPr>
              <w:noProof/>
              <w:webHidden/>
            </w:rPr>
            <w:tab/>
          </w:r>
          <w:r>
            <w:rPr>
              <w:noProof/>
              <w:webHidden/>
            </w:rPr>
            <w:fldChar w:fldCharType="begin"/>
          </w:r>
          <w:r>
            <w:rPr>
              <w:noProof/>
              <w:webHidden/>
            </w:rPr>
            <w:instrText xml:space="preserve"> PAGEREF _Toc243512138 \h </w:instrText>
          </w:r>
          <w:r>
            <w:rPr>
              <w:noProof/>
              <w:webHidden/>
            </w:rPr>
          </w:r>
          <w:r>
            <w:rPr>
              <w:noProof/>
              <w:webHidden/>
            </w:rPr>
            <w:fldChar w:fldCharType="separate"/>
          </w:r>
          <w:r>
            <w:rPr>
              <w:noProof/>
              <w:webHidden/>
            </w:rPr>
            <w:t>7</w:t>
          </w:r>
          <w:r>
            <w:rPr>
              <w:noProof/>
              <w:webHidden/>
            </w:rPr>
            <w:fldChar w:fldCharType="end"/>
          </w:r>
          <w:r w:rsidRPr="00BD50E0">
            <w:rPr>
              <w:rStyle w:val="Hipervnculo"/>
              <w:noProof/>
            </w:rPr>
            <w:fldChar w:fldCharType="end"/>
          </w:r>
        </w:p>
        <w:p w:rsidR="0008515A" w:rsidRDefault="0008515A" w14:paraId="53BC3710" w14:textId="5C72CDC7">
          <w:pPr>
            <w:pStyle w:val="TDC2"/>
            <w:tabs>
              <w:tab w:val="right" w:leader="dot" w:pos="9062"/>
            </w:tabs>
            <w:rPr>
              <w:ins w:author="Liliana Patricia Santacruz Valencia" w:date="2026-10-21T21:55:00Z" w16du:dateUtc="2026-10-21T19:55:00Z" w:id="2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"_Toc243512139"</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2.5 Evaluación, reproducibilidad y amenazas a la validez</w:t>
          </w:r>
          <w:r>
            <w:rPr>
              <w:noProof/>
              <w:webHidden/>
            </w:rPr>
            <w:tab/>
          </w:r>
          <w:r>
            <w:rPr>
              <w:noProof/>
              <w:webHidden/>
            </w:rPr>
            <w:fldChar w:fldCharType="begin"/>
          </w:r>
          <w:r>
            <w:rPr>
              <w:noProof/>
              <w:webHidden/>
            </w:rPr>
            <w:instrText xml:space="preserve"> PAGEREF _Toc243512139 \h </w:instrText>
          </w:r>
          <w:r>
            <w:rPr>
              <w:noProof/>
              <w:webHidden/>
            </w:rPr>
          </w:r>
          <w:r>
            <w:rPr>
              <w:noProof/>
              <w:webHidden/>
            </w:rPr>
            <w:fldChar w:fldCharType="separate"/>
          </w:r>
          <w:r>
            <w:rPr>
              <w:noProof/>
              <w:webHidden/>
            </w:rPr>
            <w:t>8</w:t>
          </w:r>
          <w:r>
            <w:rPr>
              <w:noProof/>
              <w:webHidden/>
            </w:rPr>
            <w:fldChar w:fldCharType="end"/>
          </w:r>
          <w:r w:rsidRPr="00BD50E0">
            <w:rPr>
              <w:rStyle w:val="Hipervnculo"/>
              <w:noProof/>
            </w:rPr>
            <w:fldChar w:fldCharType="end"/>
          </w:r>
        </w:p>
        <w:p w:rsidR="0008515A" w:rsidRDefault="0008515A" w14:paraId="76993C72" w14:textId="1E2B2643">
          <w:pPr>
            <w:pStyle w:val="TDC2"/>
            <w:tabs>
              <w:tab w:val="right" w:leader="dot" w:pos="9062"/>
            </w:tabs>
            <w:rPr>
              <w:ins w:author="Liliana Patricia Santacruz Valencia" w:date="2026-10-21T21:55:00Z" w16du:dateUtc="2026-10-21T19:55:00Z" w:id="2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"_Toc243512140"</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2.6 Trabajos relacionados</w:t>
          </w:r>
          <w:r>
            <w:rPr>
              <w:noProof/>
              <w:webHidden/>
            </w:rPr>
            <w:tab/>
          </w:r>
          <w:r>
            <w:rPr>
              <w:noProof/>
              <w:webHidden/>
            </w:rPr>
            <w:fldChar w:fldCharType="begin"/>
          </w:r>
          <w:r>
            <w:rPr>
              <w:noProof/>
              <w:webHidden/>
            </w:rPr>
            <w:instrText xml:space="preserve"> PAGEREF _Toc243512140 \h </w:instrText>
          </w:r>
          <w:r>
            <w:rPr>
              <w:noProof/>
              <w:webHidden/>
            </w:rPr>
          </w:r>
          <w:r>
            <w:rPr>
              <w:noProof/>
              <w:webHidden/>
            </w:rPr>
            <w:fldChar w:fldCharType="separate"/>
          </w:r>
          <w:r>
            <w:rPr>
              <w:noProof/>
              <w:webHidden/>
            </w:rPr>
            <w:t>9</w:t>
          </w:r>
          <w:r>
            <w:rPr>
              <w:noProof/>
              <w:webHidden/>
            </w:rPr>
            <w:fldChar w:fldCharType="end"/>
          </w:r>
          <w:r w:rsidRPr="00BD50E0">
            <w:rPr>
              <w:rStyle w:val="Hipervnculo"/>
              <w:noProof/>
            </w:rPr>
            <w:fldChar w:fldCharType="end"/>
          </w:r>
        </w:p>
        <w:p w:rsidR="0008515A" w:rsidRDefault="0008515A" w14:paraId="6FB0E73C" w14:textId="385757FE">
          <w:pPr>
            <w:pStyle w:val="TDC2"/>
            <w:tabs>
              <w:tab w:val="right" w:leader="dot" w:pos="9062"/>
            </w:tabs>
            <w:rPr>
              <w:ins w:author="Liliana Patricia Santacruz Valencia" w:date="2026-10-21T21:55:00Z" w16du:dateUtc="2026-10-21T19:55:00Z" w:id="2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"_Toc243512141"</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2.7 Telegram como dominio de adquisición futura</w:t>
          </w:r>
          <w:r>
            <w:rPr>
              <w:noProof/>
              <w:webHidden/>
            </w:rPr>
            <w:tab/>
          </w:r>
          <w:r>
            <w:rPr>
              <w:noProof/>
              <w:webHidden/>
            </w:rPr>
            <w:fldChar w:fldCharType="begin"/>
          </w:r>
          <w:r>
            <w:rPr>
              <w:noProof/>
              <w:webHidden/>
            </w:rPr>
            <w:instrText xml:space="preserve"> PAGEREF _Toc243512141 \h </w:instrText>
          </w:r>
          <w:r>
            <w:rPr>
              <w:noProof/>
              <w:webHidden/>
            </w:rPr>
          </w:r>
          <w:r>
            <w:rPr>
              <w:noProof/>
              <w:webHidden/>
            </w:rPr>
            <w:fldChar w:fldCharType="separate"/>
          </w:r>
          <w:r>
            <w:rPr>
              <w:noProof/>
              <w:webHidden/>
            </w:rPr>
            <w:t>11</w:t>
          </w:r>
          <w:r>
            <w:rPr>
              <w:noProof/>
              <w:webHidden/>
            </w:rPr>
            <w:fldChar w:fldCharType="end"/>
          </w:r>
          <w:r w:rsidRPr="00BD50E0">
            <w:rPr>
              <w:rStyle w:val="Hipervnculo"/>
              <w:noProof/>
            </w:rPr>
            <w:fldChar w:fldCharType="end"/>
          </w:r>
        </w:p>
        <w:p w:rsidR="0008515A" w:rsidRDefault="0008515A" w14:paraId="70A3D25E" w14:textId="2D22EF4F">
          <w:pPr>
            <w:pStyle w:val="TDC2"/>
            <w:tabs>
              <w:tab w:val="right" w:leader="dot" w:pos="9062"/>
            </w:tabs>
            <w:rPr>
              <w:ins w:author="Liliana Patricia Santacruz Valencia" w:date="2026-10-21T21:55:00Z" w16du:dateUtc="2026-10-21T19:55:00Z" w:id="2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"_Toc243512142"</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2.8 Posicionamiento y alcance</w:t>
          </w:r>
          <w:r>
            <w:rPr>
              <w:noProof/>
              <w:webHidden/>
            </w:rPr>
            <w:tab/>
          </w:r>
          <w:r>
            <w:rPr>
              <w:noProof/>
              <w:webHidden/>
            </w:rPr>
            <w:fldChar w:fldCharType="begin"/>
          </w:r>
          <w:r>
            <w:rPr>
              <w:noProof/>
              <w:webHidden/>
            </w:rPr>
            <w:instrText xml:space="preserve"> PAGEREF _Toc243512142 \h </w:instrText>
          </w:r>
          <w:r>
            <w:rPr>
              <w:noProof/>
              <w:webHidden/>
            </w:rPr>
          </w:r>
          <w:r>
            <w:rPr>
              <w:noProof/>
              <w:webHidden/>
            </w:rPr>
            <w:fldChar w:fldCharType="separate"/>
          </w:r>
          <w:r>
            <w:rPr>
              <w:noProof/>
              <w:webHidden/>
            </w:rPr>
            <w:t>12</w:t>
          </w:r>
          <w:r>
            <w:rPr>
              <w:noProof/>
              <w:webHidden/>
            </w:rPr>
            <w:fldChar w:fldCharType="end"/>
          </w:r>
          <w:r w:rsidRPr="00BD50E0">
            <w:rPr>
              <w:rStyle w:val="Hipervnculo"/>
              <w:noProof/>
            </w:rPr>
            <w:fldChar w:fldCharType="end"/>
          </w:r>
        </w:p>
        <w:p w:rsidR="0008515A" w:rsidRDefault="0008515A" w14:paraId="57CA5DCD" w14:textId="29B54FD3">
          <w:pPr>
            <w:pStyle w:val="TDC1"/>
            <w:tabs>
              <w:tab w:val="right" w:leader="dot" w:pos="9062"/>
            </w:tabs>
            <w:rPr>
              <w:ins w:author="Liliana Patricia Santacruz Valencia" w:date="2026-10-21T21:55:00Z" w16du:dateUtc="2026-10-21T19:55:00Z" w:id="3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"_Toc243512143"</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 Metodología, requisitos y arquitectura funcional</w:t>
          </w:r>
          <w:r>
            <w:rPr>
              <w:noProof/>
              <w:webHidden/>
            </w:rPr>
            <w:tab/>
          </w:r>
          <w:r>
            <w:rPr>
              <w:noProof/>
              <w:webHidden/>
            </w:rPr>
            <w:fldChar w:fldCharType="begin"/>
          </w:r>
          <w:r>
            <w:rPr>
              <w:noProof/>
              <w:webHidden/>
            </w:rPr>
            <w:instrText xml:space="preserve"> PAGEREF _Toc243512143 \h </w:instrText>
          </w:r>
          <w:r>
            <w:rPr>
              <w:noProof/>
              <w:webHidden/>
            </w:rPr>
          </w:r>
          <w:r>
            <w:rPr>
              <w:noProof/>
              <w:webHidden/>
            </w:rPr>
            <w:fldChar w:fldCharType="separate"/>
          </w:r>
          <w:r>
            <w:rPr>
              <w:noProof/>
              <w:webHidden/>
            </w:rPr>
            <w:t>14</w:t>
          </w:r>
          <w:r>
            <w:rPr>
              <w:noProof/>
              <w:webHidden/>
            </w:rPr>
            <w:fldChar w:fldCharType="end"/>
          </w:r>
          <w:r w:rsidRPr="00BD50E0">
            <w:rPr>
              <w:rStyle w:val="Hipervnculo"/>
              <w:noProof/>
            </w:rPr>
            <w:fldChar w:fldCharType="end"/>
          </w:r>
        </w:p>
        <w:p w:rsidR="0008515A" w:rsidRDefault="0008515A" w14:paraId="097D72D8" w14:textId="1B19883F">
          <w:pPr>
            <w:pStyle w:val="TDC2"/>
            <w:tabs>
              <w:tab w:val="right" w:leader="dot" w:pos="9062"/>
            </w:tabs>
            <w:rPr>
              <w:ins w:author="Liliana Patricia Santacruz Valencia" w:date="2026-10-21T21:55:00Z" w16du:dateUtc="2026-10-21T19:55:00Z" w:id="3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"_Toc243512144"</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3.1 Metodología de trabajo</w:t>
          </w:r>
          <w:r>
            <w:rPr>
              <w:noProof/>
              <w:webHidden/>
            </w:rPr>
            <w:tab/>
          </w:r>
          <w:r>
            <w:rPr>
              <w:noProof/>
              <w:webHidden/>
            </w:rPr>
            <w:fldChar w:fldCharType="begin"/>
          </w:r>
          <w:r>
            <w:rPr>
              <w:noProof/>
              <w:webHidden/>
            </w:rPr>
            <w:instrText xml:space="preserve"> PAGEREF _Toc243512144 \h </w:instrText>
          </w:r>
          <w:r>
            <w:rPr>
              <w:noProof/>
              <w:webHidden/>
            </w:rPr>
          </w:r>
          <w:r>
            <w:rPr>
              <w:noProof/>
              <w:webHidden/>
            </w:rPr>
            <w:fldChar w:fldCharType="separate"/>
          </w:r>
          <w:r>
            <w:rPr>
              <w:noProof/>
              <w:webHidden/>
            </w:rPr>
            <w:t>14</w:t>
          </w:r>
          <w:r>
            <w:rPr>
              <w:noProof/>
              <w:webHidden/>
            </w:rPr>
            <w:fldChar w:fldCharType="end"/>
          </w:r>
          <w:r w:rsidRPr="00BD50E0">
            <w:rPr>
              <w:rStyle w:val="Hipervnculo"/>
              <w:noProof/>
            </w:rPr>
            <w:fldChar w:fldCharType="end"/>
          </w:r>
        </w:p>
        <w:p w:rsidR="0008515A" w:rsidRDefault="0008515A" w14:paraId="2CAB7521" w14:textId="57D430B6">
          <w:pPr>
            <w:pStyle w:val="TDC2"/>
            <w:tabs>
              <w:tab w:val="right" w:leader="dot" w:pos="9062"/>
            </w:tabs>
            <w:rPr>
              <w:ins w:author="Liliana Patricia Santacruz Valencia" w:date="2026-10-21T21:55:00Z" w16du:dateUtc="2026-10-21T19:55:00Z" w:id="3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"_Toc243512145"</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3.2 Requisitos funcionales</w:t>
          </w:r>
          <w:r>
            <w:rPr>
              <w:noProof/>
              <w:webHidden/>
            </w:rPr>
            <w:tab/>
          </w:r>
          <w:r>
            <w:rPr>
              <w:noProof/>
              <w:webHidden/>
            </w:rPr>
            <w:fldChar w:fldCharType="begin"/>
          </w:r>
          <w:r>
            <w:rPr>
              <w:noProof/>
              <w:webHidden/>
            </w:rPr>
            <w:instrText xml:space="preserve"> PAGEREF _Toc243512145 \h </w:instrText>
          </w:r>
          <w:r>
            <w:rPr>
              <w:noProof/>
              <w:webHidden/>
            </w:rPr>
          </w:r>
          <w:r>
            <w:rPr>
              <w:noProof/>
              <w:webHidden/>
            </w:rPr>
            <w:fldChar w:fldCharType="separate"/>
          </w:r>
          <w:r>
            <w:rPr>
              <w:noProof/>
              <w:webHidden/>
            </w:rPr>
            <w:t>15</w:t>
          </w:r>
          <w:r>
            <w:rPr>
              <w:noProof/>
              <w:webHidden/>
            </w:rPr>
            <w:fldChar w:fldCharType="end"/>
          </w:r>
          <w:r w:rsidRPr="00BD50E0">
            <w:rPr>
              <w:rStyle w:val="Hipervnculo"/>
              <w:noProof/>
            </w:rPr>
            <w:fldChar w:fldCharType="end"/>
          </w:r>
        </w:p>
        <w:p w:rsidR="0008515A" w:rsidRDefault="0008515A" w14:paraId="48B9305B" w14:textId="59600793">
          <w:pPr>
            <w:pStyle w:val="TDC2"/>
            <w:tabs>
              <w:tab w:val="right" w:leader="dot" w:pos="9062"/>
            </w:tabs>
            <w:rPr>
              <w:ins w:author="Liliana Patricia Santacruz Valencia" w:date="2026-10-21T21:55:00Z" w16du:dateUtc="2026-10-21T19:55:00Z" w:id="3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"_Toc243512146"</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3.3 Requisitos no funcionales</w:t>
          </w:r>
          <w:r>
            <w:rPr>
              <w:noProof/>
              <w:webHidden/>
            </w:rPr>
            <w:tab/>
          </w:r>
          <w:r>
            <w:rPr>
              <w:noProof/>
              <w:webHidden/>
            </w:rPr>
            <w:fldChar w:fldCharType="begin"/>
          </w:r>
          <w:r>
            <w:rPr>
              <w:noProof/>
              <w:webHidden/>
            </w:rPr>
            <w:instrText xml:space="preserve"> PAGEREF _Toc243512146 \h </w:instrText>
          </w:r>
          <w:r>
            <w:rPr>
              <w:noProof/>
              <w:webHidden/>
            </w:rPr>
          </w:r>
          <w:r>
            <w:rPr>
              <w:noProof/>
              <w:webHidden/>
            </w:rPr>
            <w:fldChar w:fldCharType="separate"/>
          </w:r>
          <w:r>
            <w:rPr>
              <w:noProof/>
              <w:webHidden/>
            </w:rPr>
            <w:t>16</w:t>
          </w:r>
          <w:r>
            <w:rPr>
              <w:noProof/>
              <w:webHidden/>
            </w:rPr>
            <w:fldChar w:fldCharType="end"/>
          </w:r>
          <w:r w:rsidRPr="00BD50E0">
            <w:rPr>
              <w:rStyle w:val="Hipervnculo"/>
              <w:noProof/>
            </w:rPr>
            <w:fldChar w:fldCharType="end"/>
          </w:r>
        </w:p>
        <w:p w:rsidR="0008515A" w:rsidRDefault="0008515A" w14:paraId="0380E3D6" w14:textId="6DFAB7BB">
          <w:pPr>
            <w:pStyle w:val="TDC2"/>
            <w:tabs>
              <w:tab w:val="right" w:leader="dot" w:pos="9062"/>
            </w:tabs>
            <w:rPr>
              <w:ins w:author="Liliana Patricia Santacruz Valencia" w:date="2026-10-21T21:55:00Z" w16du:dateUtc="2026-10-21T19:55:00Z" w:id="3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"_Toc243512147"</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3.4 Arquitectura funcional</w:t>
          </w:r>
          <w:r>
            <w:rPr>
              <w:noProof/>
              <w:webHidden/>
            </w:rPr>
            <w:tab/>
          </w:r>
          <w:r>
            <w:rPr>
              <w:noProof/>
              <w:webHidden/>
            </w:rPr>
            <w:fldChar w:fldCharType="begin"/>
          </w:r>
          <w:r>
            <w:rPr>
              <w:noProof/>
              <w:webHidden/>
            </w:rPr>
            <w:instrText xml:space="preserve"> PAGEREF _Toc243512147 \h </w:instrText>
          </w:r>
          <w:r>
            <w:rPr>
              <w:noProof/>
              <w:webHidden/>
            </w:rPr>
          </w:r>
          <w:r>
            <w:rPr>
              <w:noProof/>
              <w:webHidden/>
            </w:rPr>
            <w:fldChar w:fldCharType="separate"/>
          </w:r>
          <w:r>
            <w:rPr>
              <w:noProof/>
              <w:webHidden/>
            </w:rPr>
            <w:t>17</w:t>
          </w:r>
          <w:r>
            <w:rPr>
              <w:noProof/>
              <w:webHidden/>
            </w:rPr>
            <w:fldChar w:fldCharType="end"/>
          </w:r>
          <w:r w:rsidRPr="00BD50E0">
            <w:rPr>
              <w:rStyle w:val="Hipervnculo"/>
              <w:noProof/>
            </w:rPr>
            <w:fldChar w:fldCharType="end"/>
          </w:r>
        </w:p>
        <w:p w:rsidR="0008515A" w:rsidRDefault="0008515A" w14:paraId="02B134E1" w14:textId="0AE917DE">
          <w:pPr>
            <w:pStyle w:val="TDC2"/>
            <w:tabs>
              <w:tab w:val="right" w:leader="dot" w:pos="9062"/>
            </w:tabs>
            <w:rPr>
              <w:ins w:author="Liliana Patricia Santacruz Valencia" w:date="2026-10-21T21:55:00Z" w16du:dateUtc="2026-10-21T19:55:00Z" w:id="4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"_Toc243512148"</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3.5 Herramientas y tecnologías</w:t>
          </w:r>
          <w:r>
            <w:rPr>
              <w:noProof/>
              <w:webHidden/>
            </w:rPr>
            <w:tab/>
          </w:r>
          <w:r>
            <w:rPr>
              <w:noProof/>
              <w:webHidden/>
            </w:rPr>
            <w:fldChar w:fldCharType="begin"/>
          </w:r>
          <w:r>
            <w:rPr>
              <w:noProof/>
              <w:webHidden/>
            </w:rPr>
            <w:instrText xml:space="preserve"> PAGEREF _Toc243512148 \h </w:instrText>
          </w:r>
          <w:r>
            <w:rPr>
              <w:noProof/>
              <w:webHidden/>
            </w:rPr>
          </w:r>
          <w:r>
            <w:rPr>
              <w:noProof/>
              <w:webHidden/>
            </w:rPr>
            <w:fldChar w:fldCharType="separate"/>
          </w:r>
          <w:r>
            <w:rPr>
              <w:noProof/>
              <w:webHidden/>
            </w:rPr>
            <w:t>18</w:t>
          </w:r>
          <w:r>
            <w:rPr>
              <w:noProof/>
              <w:webHidden/>
            </w:rPr>
            <w:fldChar w:fldCharType="end"/>
          </w:r>
          <w:r w:rsidRPr="00BD50E0">
            <w:rPr>
              <w:rStyle w:val="Hipervnculo"/>
              <w:noProof/>
            </w:rPr>
            <w:fldChar w:fldCharType="end"/>
          </w:r>
        </w:p>
        <w:p w:rsidR="0008515A" w:rsidRDefault="0008515A" w14:paraId="63464EB0" w14:textId="1BC9B8DD">
          <w:pPr>
            <w:pStyle w:val="TDC2"/>
            <w:tabs>
              <w:tab w:val="right" w:leader="dot" w:pos="9062"/>
            </w:tabs>
            <w:rPr>
              <w:ins w:author="Liliana Patricia Santacruz Valencia" w:date="2026-10-21T21:55:00Z" w16du:dateUtc="2026-10-21T19:55:00Z" w:id="4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"_Toc243512149"</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3.6 Modelo de datos y gobierno del corpus</w:t>
          </w:r>
          <w:r>
            <w:rPr>
              <w:noProof/>
              <w:webHidden/>
            </w:rPr>
            <w:tab/>
          </w:r>
          <w:r>
            <w:rPr>
              <w:noProof/>
              <w:webHidden/>
            </w:rPr>
            <w:fldChar w:fldCharType="begin"/>
          </w:r>
          <w:r>
            <w:rPr>
              <w:noProof/>
              <w:webHidden/>
            </w:rPr>
            <w:instrText xml:space="preserve"> PAGEREF _Toc243512149 \h </w:instrText>
          </w:r>
          <w:r>
            <w:rPr>
              <w:noProof/>
              <w:webHidden/>
            </w:rPr>
          </w:r>
          <w:r>
            <w:rPr>
              <w:noProof/>
              <w:webHidden/>
            </w:rPr>
            <w:fldChar w:fldCharType="separate"/>
          </w:r>
          <w:r>
            <w:rPr>
              <w:noProof/>
              <w:webHidden/>
            </w:rPr>
            <w:t>19</w:t>
          </w:r>
          <w:r>
            <w:rPr>
              <w:noProof/>
              <w:webHidden/>
            </w:rPr>
            <w:fldChar w:fldCharType="end"/>
          </w:r>
          <w:r w:rsidRPr="00BD50E0">
            <w:rPr>
              <w:rStyle w:val="Hipervnculo"/>
              <w:noProof/>
            </w:rPr>
            <w:fldChar w:fldCharType="end"/>
          </w:r>
        </w:p>
        <w:p w:rsidR="0008515A" w:rsidRDefault="0008515A" w14:paraId="1B45A390" w14:textId="4E730AFC">
          <w:pPr>
            <w:pStyle w:val="TDC2"/>
            <w:tabs>
              <w:tab w:val="right" w:leader="dot" w:pos="9062"/>
            </w:tabs>
            <w:rPr>
              <w:ins w:author="Liliana Patricia Santacruz Valencia" w:date="2026-10-21T21:55:00Z" w16du:dateUtc="2026-10-21T19:55:00Z" w:id="4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"_Toc243512150"</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3.7 Reproducibilidad y control de cambios</w:t>
          </w:r>
          <w:r>
            <w:rPr>
              <w:noProof/>
              <w:webHidden/>
            </w:rPr>
            <w:tab/>
          </w:r>
          <w:r>
            <w:rPr>
              <w:noProof/>
              <w:webHidden/>
            </w:rPr>
            <w:fldChar w:fldCharType="begin"/>
          </w:r>
          <w:r>
            <w:rPr>
              <w:noProof/>
              <w:webHidden/>
            </w:rPr>
            <w:instrText xml:space="preserve"> PAGEREF _Toc243512150 \h </w:instrText>
          </w:r>
          <w:r>
            <w:rPr>
              <w:noProof/>
              <w:webHidden/>
            </w:rPr>
          </w:r>
          <w:r>
            <w:rPr>
              <w:noProof/>
              <w:webHidden/>
            </w:rPr>
            <w:fldChar w:fldCharType="separate"/>
          </w:r>
          <w:r>
            <w:rPr>
              <w:noProof/>
              <w:webHidden/>
            </w:rPr>
            <w:t>22</w:t>
          </w:r>
          <w:r>
            <w:rPr>
              <w:noProof/>
              <w:webHidden/>
            </w:rPr>
            <w:fldChar w:fldCharType="end"/>
          </w:r>
          <w:r w:rsidRPr="00BD50E0">
            <w:rPr>
              <w:rStyle w:val="Hipervnculo"/>
              <w:noProof/>
            </w:rPr>
            <w:fldChar w:fldCharType="end"/>
          </w:r>
        </w:p>
        <w:p w:rsidR="0008515A" w:rsidRDefault="0008515A" w14:paraId="59A08BD3" w14:textId="7DD1DB81">
          <w:pPr>
            <w:pStyle w:val="TDC2"/>
            <w:tabs>
              <w:tab w:val="right" w:leader="dot" w:pos="9062"/>
            </w:tabs>
            <w:rPr>
              <w:ins w:author="Liliana Patricia Santacruz Valencia" w:date="2026-10-21T21:55:00Z" w16du:dateUtc="2026-10-21T19:55:00Z" w:id="4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"_Toc243512151"</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3.8 Decisiones de diseño y justificación técnica</w:t>
          </w:r>
          <w:r>
            <w:rPr>
              <w:noProof/>
              <w:webHidden/>
            </w:rPr>
            <w:tab/>
          </w:r>
          <w:r>
            <w:rPr>
              <w:noProof/>
              <w:webHidden/>
            </w:rPr>
            <w:fldChar w:fldCharType="begin"/>
          </w:r>
          <w:r>
            <w:rPr>
              <w:noProof/>
              <w:webHidden/>
            </w:rPr>
            <w:instrText xml:space="preserve"> PAGEREF _Toc243512151 \h </w:instrText>
          </w:r>
          <w:r>
            <w:rPr>
              <w:noProof/>
              <w:webHidden/>
            </w:rPr>
          </w:r>
          <w:r>
            <w:rPr>
              <w:noProof/>
              <w:webHidden/>
            </w:rPr>
            <w:fldChar w:fldCharType="separate"/>
          </w:r>
          <w:r>
            <w:rPr>
              <w:noProof/>
              <w:webHidden/>
            </w:rPr>
            <w:t>23</w:t>
          </w:r>
          <w:r>
            <w:rPr>
              <w:noProof/>
              <w:webHidden/>
            </w:rPr>
            <w:fldChar w:fldCharType="end"/>
          </w:r>
          <w:r w:rsidRPr="00BD50E0">
            <w:rPr>
              <w:rStyle w:val="Hipervnculo"/>
              <w:noProof/>
            </w:rPr>
            <w:fldChar w:fldCharType="end"/>
          </w:r>
        </w:p>
        <w:p w:rsidR="0008515A" w:rsidRDefault="0008515A" w14:paraId="7F21068C" w14:textId="5C8A7842">
          <w:pPr>
            <w:pStyle w:val="TDC1"/>
            <w:tabs>
              <w:tab w:val="right" w:leader="dot" w:pos="9062"/>
            </w:tabs>
            <w:rPr>
              <w:ins w:author="Liliana Patricia Santacruz Valencia" w:date="2026-10-21T21:55:00Z" w16du:dateUtc="2026-10-21T19:55:00Z" w:id="4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"_Toc243512152"</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 Desarrollo e implementación</w:t>
          </w:r>
          <w:r>
            <w:rPr>
              <w:noProof/>
              <w:webHidden/>
            </w:rPr>
            <w:tab/>
          </w:r>
          <w:r>
            <w:rPr>
              <w:noProof/>
              <w:webHidden/>
            </w:rPr>
            <w:fldChar w:fldCharType="begin"/>
          </w:r>
          <w:r>
            <w:rPr>
              <w:noProof/>
              <w:webHidden/>
            </w:rPr>
            <w:instrText xml:space="preserve"> PAGEREF _Toc243512152 \h </w:instrText>
          </w:r>
          <w:r>
            <w:rPr>
              <w:noProof/>
              <w:webHidden/>
            </w:rPr>
          </w:r>
          <w:r>
            <w:rPr>
              <w:noProof/>
              <w:webHidden/>
            </w:rPr>
            <w:fldChar w:fldCharType="separate"/>
          </w:r>
          <w:r>
            <w:rPr>
              <w:noProof/>
              <w:webHidden/>
            </w:rPr>
            <w:t>24</w:t>
          </w:r>
          <w:r>
            <w:rPr>
              <w:noProof/>
              <w:webHidden/>
            </w:rPr>
            <w:fldChar w:fldCharType="end"/>
          </w:r>
          <w:r w:rsidRPr="00BD50E0">
            <w:rPr>
              <w:rStyle w:val="Hipervnculo"/>
              <w:noProof/>
            </w:rPr>
            <w:fldChar w:fldCharType="end"/>
          </w:r>
        </w:p>
        <w:p w:rsidR="0008515A" w:rsidRDefault="0008515A" w14:paraId="31053474" w14:textId="3D31CB95">
          <w:pPr>
            <w:pStyle w:val="TDC2"/>
            <w:tabs>
              <w:tab w:val="right" w:leader="dot" w:pos="9062"/>
            </w:tabs>
            <w:rPr>
              <w:ins w:author="Liliana Patricia Santacruz Valencia" w:date="2026-10-21T21:55:00Z" w16du:dateUtc="2026-10-21T19:55:00Z" w:id="5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"_Toc243512153"</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4.1 Construcción del corpus derivado</w:t>
          </w:r>
          <w:r>
            <w:rPr>
              <w:noProof/>
              <w:webHidden/>
            </w:rPr>
            <w:tab/>
          </w:r>
          <w:r>
            <w:rPr>
              <w:noProof/>
              <w:webHidden/>
            </w:rPr>
            <w:fldChar w:fldCharType="begin"/>
          </w:r>
          <w:r>
            <w:rPr>
              <w:noProof/>
              <w:webHidden/>
            </w:rPr>
            <w:instrText xml:space="preserve"> PAGEREF _Toc243512153 \h </w:instrText>
          </w:r>
          <w:r>
            <w:rPr>
              <w:noProof/>
              <w:webHidden/>
            </w:rPr>
          </w:r>
          <w:r>
            <w:rPr>
              <w:noProof/>
              <w:webHidden/>
            </w:rPr>
            <w:fldChar w:fldCharType="separate"/>
          </w:r>
          <w:r>
            <w:rPr>
              <w:noProof/>
              <w:webHidden/>
            </w:rPr>
            <w:t>24</w:t>
          </w:r>
          <w:r>
            <w:rPr>
              <w:noProof/>
              <w:webHidden/>
            </w:rPr>
            <w:fldChar w:fldCharType="end"/>
          </w:r>
          <w:r w:rsidRPr="00BD50E0">
            <w:rPr>
              <w:rStyle w:val="Hipervnculo"/>
              <w:noProof/>
            </w:rPr>
            <w:fldChar w:fldCharType="end"/>
          </w:r>
        </w:p>
        <w:p w:rsidR="0008515A" w:rsidRDefault="0008515A" w14:paraId="2FBA08E7" w14:textId="726845BB">
          <w:pPr>
            <w:pStyle w:val="TDC2"/>
            <w:tabs>
              <w:tab w:val="right" w:leader="dot" w:pos="9062"/>
            </w:tabs>
            <w:rPr>
              <w:ins w:author="Liliana Patricia Santacruz Valencia" w:date="2026-10-21T21:55:00Z" w16du:dateUtc="2026-10-21T19:55:00Z" w:id="5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"_Toc243512154"</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4.2 Validación del corpus</w:t>
          </w:r>
          <w:r>
            <w:rPr>
              <w:noProof/>
              <w:webHidden/>
            </w:rPr>
            <w:tab/>
          </w:r>
          <w:r>
            <w:rPr>
              <w:noProof/>
              <w:webHidden/>
            </w:rPr>
            <w:fldChar w:fldCharType="begin"/>
          </w:r>
          <w:r>
            <w:rPr>
              <w:noProof/>
              <w:webHidden/>
            </w:rPr>
            <w:instrText xml:space="preserve"> PAGEREF _Toc243512154 \h </w:instrText>
          </w:r>
          <w:r>
            <w:rPr>
              <w:noProof/>
              <w:webHidden/>
            </w:rPr>
          </w:r>
          <w:r>
            <w:rPr>
              <w:noProof/>
              <w:webHidden/>
            </w:rPr>
            <w:fldChar w:fldCharType="separate"/>
          </w:r>
          <w:r>
            <w:rPr>
              <w:noProof/>
              <w:webHidden/>
            </w:rPr>
            <w:t>29</w:t>
          </w:r>
          <w:r>
            <w:rPr>
              <w:noProof/>
              <w:webHidden/>
            </w:rPr>
            <w:fldChar w:fldCharType="end"/>
          </w:r>
          <w:r w:rsidRPr="00BD50E0">
            <w:rPr>
              <w:rStyle w:val="Hipervnculo"/>
              <w:noProof/>
            </w:rPr>
            <w:fldChar w:fldCharType="end"/>
          </w:r>
        </w:p>
        <w:p w:rsidR="0008515A" w:rsidRDefault="0008515A" w14:paraId="0EF459B1" w14:textId="5750C69E">
          <w:pPr>
            <w:pStyle w:val="TDC2"/>
            <w:tabs>
              <w:tab w:val="right" w:leader="dot" w:pos="9062"/>
            </w:tabs>
            <w:rPr>
              <w:ins w:author="Liliana Patricia Santacruz Valencia" w:date="2026-10-21T21:55:00Z" w16du:dateUtc="2026-10-21T19:55:00Z" w:id="5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"_Toc243512155"</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4.3 Preprocesamiento textual</w:t>
          </w:r>
          <w:r>
            <w:rPr>
              <w:noProof/>
              <w:webHidden/>
            </w:rPr>
            <w:tab/>
          </w:r>
          <w:r>
            <w:rPr>
              <w:noProof/>
              <w:webHidden/>
            </w:rPr>
            <w:fldChar w:fldCharType="begin"/>
          </w:r>
          <w:r>
            <w:rPr>
              <w:noProof/>
              <w:webHidden/>
            </w:rPr>
            <w:instrText xml:space="preserve"> PAGEREF _Toc243512155 \h </w:instrText>
          </w:r>
          <w:r>
            <w:rPr>
              <w:noProof/>
              <w:webHidden/>
            </w:rPr>
          </w:r>
          <w:r>
            <w:rPr>
              <w:noProof/>
              <w:webHidden/>
            </w:rPr>
            <w:fldChar w:fldCharType="separate"/>
          </w:r>
          <w:r>
            <w:rPr>
              <w:noProof/>
              <w:webHidden/>
            </w:rPr>
            <w:t>31</w:t>
          </w:r>
          <w:r>
            <w:rPr>
              <w:noProof/>
              <w:webHidden/>
            </w:rPr>
            <w:fldChar w:fldCharType="end"/>
          </w:r>
          <w:r w:rsidRPr="00BD50E0">
            <w:rPr>
              <w:rStyle w:val="Hipervnculo"/>
              <w:noProof/>
            </w:rPr>
            <w:fldChar w:fldCharType="end"/>
          </w:r>
        </w:p>
        <w:p w:rsidR="0008515A" w:rsidRDefault="0008515A" w14:paraId="4F2191A0" w14:textId="522EA698">
          <w:pPr>
            <w:pStyle w:val="TDC2"/>
            <w:tabs>
              <w:tab w:val="right" w:leader="dot" w:pos="9062"/>
            </w:tabs>
            <w:rPr>
              <w:ins w:author="Liliana Patricia Santacruz Valencia" w:date="2026-10-21T21:55:00Z" w16du:dateUtc="2026-10-21T19:55:00Z" w:id="5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"_Toc243512156"</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lang w:val="es-ES"/>
            </w:rPr>
            <w:t>4.4 Módulo complementario de adquisición desde Telegram</w:t>
          </w:r>
          <w:r>
            <w:rPr>
              <w:noProof/>
              <w:webHidden/>
            </w:rPr>
            <w:tab/>
          </w:r>
          <w:r>
            <w:rPr>
              <w:noProof/>
              <w:webHidden/>
            </w:rPr>
            <w:fldChar w:fldCharType="begin"/>
          </w:r>
          <w:r>
            <w:rPr>
              <w:noProof/>
              <w:webHidden/>
            </w:rPr>
            <w:instrText xml:space="preserve"> PAGEREF _Toc243512156 \h </w:instrText>
          </w:r>
          <w:r>
            <w:rPr>
              <w:noProof/>
              <w:webHidden/>
            </w:rPr>
          </w:r>
          <w:r>
            <w:rPr>
              <w:noProof/>
              <w:webHidden/>
            </w:rPr>
            <w:fldChar w:fldCharType="separate"/>
          </w:r>
          <w:r>
            <w:rPr>
              <w:noProof/>
              <w:webHidden/>
            </w:rPr>
            <w:t>33</w:t>
          </w:r>
          <w:r>
            <w:rPr>
              <w:noProof/>
              <w:webHidden/>
            </w:rPr>
            <w:fldChar w:fldCharType="end"/>
          </w:r>
          <w:r w:rsidRPr="00BD50E0">
            <w:rPr>
              <w:rStyle w:val="Hipervnculo"/>
              <w:noProof/>
            </w:rPr>
            <w:fldChar w:fldCharType="end"/>
          </w:r>
        </w:p>
        <w:p w:rsidR="0008515A" w:rsidRDefault="0008515A" w14:paraId="55DC750D" w14:textId="119F096D">
          <w:pPr>
            <w:pStyle w:val="TDC2"/>
            <w:tabs>
              <w:tab w:val="right" w:leader="dot" w:pos="9062"/>
            </w:tabs>
            <w:rPr>
              <w:ins w:author="Liliana Patricia Santacruz Valencia" w:date="2026-10-21T21:55:00Z" w16du:dateUtc="2026-10-21T19:55:00Z" w:id="5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"_Toc243512157"</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4.5 Configuración de los experimentos</w:t>
          </w:r>
          <w:r>
            <w:rPr>
              <w:noProof/>
              <w:webHidden/>
            </w:rPr>
            <w:tab/>
          </w:r>
          <w:r>
            <w:rPr>
              <w:noProof/>
              <w:webHidden/>
            </w:rPr>
            <w:fldChar w:fldCharType="begin"/>
          </w:r>
          <w:r>
            <w:rPr>
              <w:noProof/>
              <w:webHidden/>
            </w:rPr>
            <w:instrText xml:space="preserve"> PAGEREF _Toc243512157 \h </w:instrText>
          </w:r>
          <w:r>
            <w:rPr>
              <w:noProof/>
              <w:webHidden/>
            </w:rPr>
          </w:r>
          <w:r>
            <w:rPr>
              <w:noProof/>
              <w:webHidden/>
            </w:rPr>
            <w:fldChar w:fldCharType="separate"/>
          </w:r>
          <w:r>
            <w:rPr>
              <w:noProof/>
              <w:webHidden/>
            </w:rPr>
            <w:t>34</w:t>
          </w:r>
          <w:r>
            <w:rPr>
              <w:noProof/>
              <w:webHidden/>
            </w:rPr>
            <w:fldChar w:fldCharType="end"/>
          </w:r>
          <w:r w:rsidRPr="00BD50E0">
            <w:rPr>
              <w:rStyle w:val="Hipervnculo"/>
              <w:noProof/>
            </w:rPr>
            <w:fldChar w:fldCharType="end"/>
          </w:r>
        </w:p>
        <w:p w:rsidR="0008515A" w:rsidRDefault="0008515A" w14:paraId="058349F8" w14:textId="3CB6C695">
          <w:pPr>
            <w:pStyle w:val="TDC2"/>
            <w:tabs>
              <w:tab w:val="right" w:leader="dot" w:pos="9062"/>
            </w:tabs>
            <w:rPr>
              <w:ins w:author="Liliana Patricia Santacruz Valencia" w:date="2026-10-21T21:55:00Z" w16du:dateUtc="2026-10-21T19:55:00Z" w:id="6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"_Toc243512158"</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4.6 Artefactos de trazabilidad</w:t>
          </w:r>
          <w:r>
            <w:rPr>
              <w:noProof/>
              <w:webHidden/>
            </w:rPr>
            <w:tab/>
          </w:r>
          <w:r>
            <w:rPr>
              <w:noProof/>
              <w:webHidden/>
            </w:rPr>
            <w:fldChar w:fldCharType="begin"/>
          </w:r>
          <w:r>
            <w:rPr>
              <w:noProof/>
              <w:webHidden/>
            </w:rPr>
            <w:instrText xml:space="preserve"> PAGEREF _Toc243512158 \h </w:instrText>
          </w:r>
          <w:r>
            <w:rPr>
              <w:noProof/>
              <w:webHidden/>
            </w:rPr>
          </w:r>
          <w:r>
            <w:rPr>
              <w:noProof/>
              <w:webHidden/>
            </w:rPr>
            <w:fldChar w:fldCharType="separate"/>
          </w:r>
          <w:r>
            <w:rPr>
              <w:noProof/>
              <w:webHidden/>
            </w:rPr>
            <w:t>36</w:t>
          </w:r>
          <w:r>
            <w:rPr>
              <w:noProof/>
              <w:webHidden/>
            </w:rPr>
            <w:fldChar w:fldCharType="end"/>
          </w:r>
          <w:r w:rsidRPr="00BD50E0">
            <w:rPr>
              <w:rStyle w:val="Hipervnculo"/>
              <w:noProof/>
            </w:rPr>
            <w:fldChar w:fldCharType="end"/>
          </w:r>
        </w:p>
        <w:p w:rsidR="0008515A" w:rsidRDefault="0008515A" w14:paraId="18B96532" w14:textId="01DE92BB">
          <w:pPr>
            <w:pStyle w:val="TDC2"/>
            <w:tabs>
              <w:tab w:val="right" w:leader="dot" w:pos="9062"/>
            </w:tabs>
            <w:rPr>
              <w:ins w:author="Liliana Patricia Santacruz Valencia" w:date="2026-10-21T21:55:00Z" w16du:dateUtc="2026-10-21T19:55:00Z" w:id="6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"_Toc243512159"</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4.7 Protocolo de reproducción</w:t>
          </w:r>
          <w:r>
            <w:rPr>
              <w:noProof/>
              <w:webHidden/>
            </w:rPr>
            <w:tab/>
          </w:r>
          <w:r>
            <w:rPr>
              <w:noProof/>
              <w:webHidden/>
            </w:rPr>
            <w:fldChar w:fldCharType="begin"/>
          </w:r>
          <w:r>
            <w:rPr>
              <w:noProof/>
              <w:webHidden/>
            </w:rPr>
            <w:instrText xml:space="preserve"> PAGEREF _Toc243512159 \h </w:instrText>
          </w:r>
          <w:r>
            <w:rPr>
              <w:noProof/>
              <w:webHidden/>
            </w:rPr>
          </w:r>
          <w:r>
            <w:rPr>
              <w:noProof/>
              <w:webHidden/>
            </w:rPr>
            <w:fldChar w:fldCharType="separate"/>
          </w:r>
          <w:r>
            <w:rPr>
              <w:noProof/>
              <w:webHidden/>
            </w:rPr>
            <w:t>39</w:t>
          </w:r>
          <w:r>
            <w:rPr>
              <w:noProof/>
              <w:webHidden/>
            </w:rPr>
            <w:fldChar w:fldCharType="end"/>
          </w:r>
          <w:r w:rsidRPr="00BD50E0">
            <w:rPr>
              <w:rStyle w:val="Hipervnculo"/>
              <w:noProof/>
            </w:rPr>
            <w:fldChar w:fldCharType="end"/>
          </w:r>
        </w:p>
        <w:p w:rsidR="0008515A" w:rsidRDefault="0008515A" w14:paraId="1B6BE830" w14:textId="3CF3B8CB">
          <w:pPr>
            <w:pStyle w:val="TDC2"/>
            <w:tabs>
              <w:tab w:val="right" w:leader="dot" w:pos="9062"/>
            </w:tabs>
            <w:rPr>
              <w:ins w:author="Liliana Patricia Santacruz Valencia" w:date="2026-10-21T21:55:00Z" w16du:dateUtc="2026-10-21T19:55:00Z" w:id="6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"_Toc243512160"</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4.8 Implementación por módulos</w:t>
          </w:r>
          <w:r>
            <w:rPr>
              <w:noProof/>
              <w:webHidden/>
            </w:rPr>
            <w:tab/>
          </w:r>
          <w:r>
            <w:rPr>
              <w:noProof/>
              <w:webHidden/>
            </w:rPr>
            <w:fldChar w:fldCharType="begin"/>
          </w:r>
          <w:r>
            <w:rPr>
              <w:noProof/>
              <w:webHidden/>
            </w:rPr>
            <w:instrText xml:space="preserve"> PAGEREF _Toc243512160 \h </w:instrText>
          </w:r>
          <w:r>
            <w:rPr>
              <w:noProof/>
              <w:webHidden/>
            </w:rPr>
          </w:r>
          <w:r>
            <w:rPr>
              <w:noProof/>
              <w:webHidden/>
            </w:rPr>
            <w:fldChar w:fldCharType="separate"/>
          </w:r>
          <w:r>
            <w:rPr>
              <w:noProof/>
              <w:webHidden/>
            </w:rPr>
            <w:t>40</w:t>
          </w:r>
          <w:r>
            <w:rPr>
              <w:noProof/>
              <w:webHidden/>
            </w:rPr>
            <w:fldChar w:fldCharType="end"/>
          </w:r>
          <w:r w:rsidRPr="00BD50E0">
            <w:rPr>
              <w:rStyle w:val="Hipervnculo"/>
              <w:noProof/>
            </w:rPr>
            <w:fldChar w:fldCharType="end"/>
          </w:r>
        </w:p>
        <w:p w:rsidR="0008515A" w:rsidRDefault="0008515A" w14:paraId="15B735AF" w14:textId="75FCAFCD">
          <w:pPr>
            <w:pStyle w:val="TDC2"/>
            <w:tabs>
              <w:tab w:val="right" w:leader="dot" w:pos="9062"/>
            </w:tabs>
            <w:rPr>
              <w:ins w:author="Liliana Patricia Santacruz Valencia" w:date="2026-10-21T21:55:00Z" w16du:dateUtc="2026-10-21T19:55:00Z" w:id="6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"_Toc243512161"</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4.9 Pruebas y control de calidad</w:t>
          </w:r>
          <w:r>
            <w:rPr>
              <w:noProof/>
              <w:webHidden/>
            </w:rPr>
            <w:tab/>
          </w:r>
          <w:r>
            <w:rPr>
              <w:noProof/>
              <w:webHidden/>
            </w:rPr>
            <w:fldChar w:fldCharType="begin"/>
          </w:r>
          <w:r>
            <w:rPr>
              <w:noProof/>
              <w:webHidden/>
            </w:rPr>
            <w:instrText xml:space="preserve"> PAGEREF _Toc243512161 \h </w:instrText>
          </w:r>
          <w:r>
            <w:rPr>
              <w:noProof/>
              <w:webHidden/>
            </w:rPr>
          </w:r>
          <w:r>
            <w:rPr>
              <w:noProof/>
              <w:webHidden/>
            </w:rPr>
            <w:fldChar w:fldCharType="separate"/>
          </w:r>
          <w:r>
            <w:rPr>
              <w:noProof/>
              <w:webHidden/>
            </w:rPr>
            <w:t>42</w:t>
          </w:r>
          <w:r>
            <w:rPr>
              <w:noProof/>
              <w:webHidden/>
            </w:rPr>
            <w:fldChar w:fldCharType="end"/>
          </w:r>
          <w:r w:rsidRPr="00BD50E0">
            <w:rPr>
              <w:rStyle w:val="Hipervnculo"/>
              <w:noProof/>
            </w:rPr>
            <w:fldChar w:fldCharType="end"/>
          </w:r>
        </w:p>
        <w:p w:rsidR="0008515A" w:rsidRDefault="0008515A" w14:paraId="30932F8D" w14:textId="399D75D6">
          <w:pPr>
            <w:pStyle w:val="TDC1"/>
            <w:tabs>
              <w:tab w:val="right" w:leader="dot" w:pos="9062"/>
            </w:tabs>
            <w:rPr>
              <w:ins w:author="Liliana Patricia Santacruz Valencia" w:date="2026-10-21T21:55:00Z" w16du:dateUtc="2026-10-21T19:55:00Z" w:id="6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"_Toc243512162"</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 Evaluación experimental y análisis de resultados</w:t>
          </w:r>
          <w:r>
            <w:rPr>
              <w:noProof/>
              <w:webHidden/>
            </w:rPr>
            <w:tab/>
          </w:r>
          <w:r>
            <w:rPr>
              <w:noProof/>
              <w:webHidden/>
            </w:rPr>
            <w:fldChar w:fldCharType="begin"/>
          </w:r>
          <w:r>
            <w:rPr>
              <w:noProof/>
              <w:webHidden/>
            </w:rPr>
            <w:instrText xml:space="preserve"> PAGEREF _Toc243512162 \h </w:instrText>
          </w:r>
          <w:r>
            <w:rPr>
              <w:noProof/>
              <w:webHidden/>
            </w:rPr>
          </w:r>
          <w:r>
            <w:rPr>
              <w:noProof/>
              <w:webHidden/>
            </w:rPr>
            <w:fldChar w:fldCharType="separate"/>
          </w:r>
          <w:r>
            <w:rPr>
              <w:noProof/>
              <w:webHidden/>
            </w:rPr>
            <w:t>45</w:t>
          </w:r>
          <w:r>
            <w:rPr>
              <w:noProof/>
              <w:webHidden/>
            </w:rPr>
            <w:fldChar w:fldCharType="end"/>
          </w:r>
          <w:r w:rsidRPr="00BD50E0">
            <w:rPr>
              <w:rStyle w:val="Hipervnculo"/>
              <w:noProof/>
            </w:rPr>
            <w:fldChar w:fldCharType="end"/>
          </w:r>
        </w:p>
        <w:p w:rsidR="0008515A" w:rsidRDefault="0008515A" w14:paraId="1993F7D0" w14:textId="6AC5F3E7">
          <w:pPr>
            <w:pStyle w:val="TDC2"/>
            <w:tabs>
              <w:tab w:val="right" w:leader="dot" w:pos="9062"/>
            </w:tabs>
            <w:rPr>
              <w:ins w:author="Liliana Patricia Santacruz Valencia" w:date="2026-10-21T21:55:00Z" w16du:dateUtc="2026-10-21T19:55:00Z" w:id="7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"_Toc243512163"</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5.1 Comparativa de modelos candidatos</w:t>
          </w:r>
          <w:r>
            <w:rPr>
              <w:noProof/>
              <w:webHidden/>
            </w:rPr>
            <w:tab/>
          </w:r>
          <w:r>
            <w:rPr>
              <w:noProof/>
              <w:webHidden/>
            </w:rPr>
            <w:fldChar w:fldCharType="begin"/>
          </w:r>
          <w:r>
            <w:rPr>
              <w:noProof/>
              <w:webHidden/>
            </w:rPr>
            <w:instrText xml:space="preserve"> PAGEREF _Toc243512163 \h </w:instrText>
          </w:r>
          <w:r>
            <w:rPr>
              <w:noProof/>
              <w:webHidden/>
            </w:rPr>
          </w:r>
          <w:r>
            <w:rPr>
              <w:noProof/>
              <w:webHidden/>
            </w:rPr>
            <w:fldChar w:fldCharType="separate"/>
          </w:r>
          <w:r>
            <w:rPr>
              <w:noProof/>
              <w:webHidden/>
            </w:rPr>
            <w:t>45</w:t>
          </w:r>
          <w:r>
            <w:rPr>
              <w:noProof/>
              <w:webHidden/>
            </w:rPr>
            <w:fldChar w:fldCharType="end"/>
          </w:r>
          <w:r w:rsidRPr="00BD50E0">
            <w:rPr>
              <w:rStyle w:val="Hipervnculo"/>
              <w:noProof/>
            </w:rPr>
            <w:fldChar w:fldCharType="end"/>
          </w:r>
        </w:p>
        <w:p w:rsidR="0008515A" w:rsidRDefault="0008515A" w14:paraId="5C9693E5" w14:textId="53CCE632">
          <w:pPr>
            <w:pStyle w:val="TDC2"/>
            <w:tabs>
              <w:tab w:val="right" w:leader="dot" w:pos="9062"/>
            </w:tabs>
            <w:rPr>
              <w:ins w:author="Liliana Patricia Santacruz Valencia" w:date="2026-10-21T21:55:00Z" w16du:dateUtc="2026-10-21T19:55:00Z" w:id="7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"_Toc243512164"</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5.2 Métricas del modelo seleccionado</w:t>
          </w:r>
          <w:r>
            <w:rPr>
              <w:noProof/>
              <w:webHidden/>
            </w:rPr>
            <w:tab/>
          </w:r>
          <w:r>
            <w:rPr>
              <w:noProof/>
              <w:webHidden/>
            </w:rPr>
            <w:fldChar w:fldCharType="begin"/>
          </w:r>
          <w:r>
            <w:rPr>
              <w:noProof/>
              <w:webHidden/>
            </w:rPr>
            <w:instrText xml:space="preserve"> PAGEREF _Toc243512164 \h </w:instrText>
          </w:r>
          <w:r>
            <w:rPr>
              <w:noProof/>
              <w:webHidden/>
            </w:rPr>
          </w:r>
          <w:r>
            <w:rPr>
              <w:noProof/>
              <w:webHidden/>
            </w:rPr>
            <w:fldChar w:fldCharType="separate"/>
          </w:r>
          <w:r>
            <w:rPr>
              <w:noProof/>
              <w:webHidden/>
            </w:rPr>
            <w:t>47</w:t>
          </w:r>
          <w:r>
            <w:rPr>
              <w:noProof/>
              <w:webHidden/>
            </w:rPr>
            <w:fldChar w:fldCharType="end"/>
          </w:r>
          <w:r w:rsidRPr="00BD50E0">
            <w:rPr>
              <w:rStyle w:val="Hipervnculo"/>
              <w:noProof/>
            </w:rPr>
            <w:fldChar w:fldCharType="end"/>
          </w:r>
        </w:p>
        <w:p w:rsidR="0008515A" w:rsidRDefault="0008515A" w14:paraId="17B48DEA" w14:textId="2603B9F0">
          <w:pPr>
            <w:pStyle w:val="TDC2"/>
            <w:tabs>
              <w:tab w:val="right" w:leader="dot" w:pos="9062"/>
            </w:tabs>
            <w:rPr>
              <w:ins w:author="Liliana Patricia Santacruz Valencia" w:date="2026-10-21T21:55:00Z" w16du:dateUtc="2026-10-21T19:55:00Z" w:id="7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"_Toc243512165"</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5.3 Matriz de confusión</w:t>
          </w:r>
          <w:r>
            <w:rPr>
              <w:noProof/>
              <w:webHidden/>
            </w:rPr>
            <w:tab/>
          </w:r>
          <w:r>
            <w:rPr>
              <w:noProof/>
              <w:webHidden/>
            </w:rPr>
            <w:fldChar w:fldCharType="begin"/>
          </w:r>
          <w:r>
            <w:rPr>
              <w:noProof/>
              <w:webHidden/>
            </w:rPr>
            <w:instrText xml:space="preserve"> PAGEREF _Toc243512165 \h </w:instrText>
          </w:r>
          <w:r>
            <w:rPr>
              <w:noProof/>
              <w:webHidden/>
            </w:rPr>
          </w:r>
          <w:r>
            <w:rPr>
              <w:noProof/>
              <w:webHidden/>
            </w:rPr>
            <w:fldChar w:fldCharType="separate"/>
          </w:r>
          <w:r>
            <w:rPr>
              <w:noProof/>
              <w:webHidden/>
            </w:rPr>
            <w:t>48</w:t>
          </w:r>
          <w:r>
            <w:rPr>
              <w:noProof/>
              <w:webHidden/>
            </w:rPr>
            <w:fldChar w:fldCharType="end"/>
          </w:r>
          <w:r w:rsidRPr="00BD50E0">
            <w:rPr>
              <w:rStyle w:val="Hipervnculo"/>
              <w:noProof/>
            </w:rPr>
            <w:fldChar w:fldCharType="end"/>
          </w:r>
        </w:p>
        <w:p w:rsidR="0008515A" w:rsidRDefault="0008515A" w14:paraId="04B4F5B2" w14:textId="56A236A2">
          <w:pPr>
            <w:pStyle w:val="TDC2"/>
            <w:tabs>
              <w:tab w:val="right" w:leader="dot" w:pos="9062"/>
            </w:tabs>
            <w:rPr>
              <w:ins w:author="Liliana Patricia Santacruz Valencia" w:date="2026-10-21T21:55:00Z" w16du:dateUtc="2026-10-21T19:55:00Z" w:id="7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"_Toc243512166"</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5.4 Análisis cualitativo de errores</w:t>
          </w:r>
          <w:r>
            <w:rPr>
              <w:noProof/>
              <w:webHidden/>
            </w:rPr>
            <w:tab/>
          </w:r>
          <w:r>
            <w:rPr>
              <w:noProof/>
              <w:webHidden/>
            </w:rPr>
            <w:fldChar w:fldCharType="begin"/>
          </w:r>
          <w:r>
            <w:rPr>
              <w:noProof/>
              <w:webHidden/>
            </w:rPr>
            <w:instrText xml:space="preserve"> PAGEREF _Toc243512166 \h </w:instrText>
          </w:r>
          <w:r>
            <w:rPr>
              <w:noProof/>
              <w:webHidden/>
            </w:rPr>
          </w:r>
          <w:r>
            <w:rPr>
              <w:noProof/>
              <w:webHidden/>
            </w:rPr>
            <w:fldChar w:fldCharType="separate"/>
          </w:r>
          <w:r>
            <w:rPr>
              <w:noProof/>
              <w:webHidden/>
            </w:rPr>
            <w:t>50</w:t>
          </w:r>
          <w:r>
            <w:rPr>
              <w:noProof/>
              <w:webHidden/>
            </w:rPr>
            <w:fldChar w:fldCharType="end"/>
          </w:r>
          <w:r w:rsidRPr="00BD50E0">
            <w:rPr>
              <w:rStyle w:val="Hipervnculo"/>
              <w:noProof/>
            </w:rPr>
            <w:fldChar w:fldCharType="end"/>
          </w:r>
        </w:p>
        <w:p w:rsidR="0008515A" w:rsidRDefault="0008515A" w14:paraId="2D425D2C" w14:textId="0CE60F3C">
          <w:pPr>
            <w:pStyle w:val="TDC2"/>
            <w:tabs>
              <w:tab w:val="right" w:leader="dot" w:pos="9062"/>
            </w:tabs>
            <w:rPr>
              <w:ins w:author="Liliana Patricia Santacruz Valencia" w:date="2026-10-21T21:55:00Z" w16du:dateUtc="2026-10-21T19:55:00Z" w:id="7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"_Toc243512167"</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5.5 Interpretabilidad del modelo lineal</w:t>
          </w:r>
          <w:r>
            <w:rPr>
              <w:noProof/>
              <w:webHidden/>
            </w:rPr>
            <w:tab/>
          </w:r>
          <w:r>
            <w:rPr>
              <w:noProof/>
              <w:webHidden/>
            </w:rPr>
            <w:fldChar w:fldCharType="begin"/>
          </w:r>
          <w:r>
            <w:rPr>
              <w:noProof/>
              <w:webHidden/>
            </w:rPr>
            <w:instrText xml:space="preserve"> PAGEREF _Toc243512167 \h </w:instrText>
          </w:r>
          <w:r>
            <w:rPr>
              <w:noProof/>
              <w:webHidden/>
            </w:rPr>
          </w:r>
          <w:r>
            <w:rPr>
              <w:noProof/>
              <w:webHidden/>
            </w:rPr>
            <w:fldChar w:fldCharType="separate"/>
          </w:r>
          <w:r>
            <w:rPr>
              <w:noProof/>
              <w:webHidden/>
            </w:rPr>
            <w:t>51</w:t>
          </w:r>
          <w:r>
            <w:rPr>
              <w:noProof/>
              <w:webHidden/>
            </w:rPr>
            <w:fldChar w:fldCharType="end"/>
          </w:r>
          <w:r w:rsidRPr="00BD50E0">
            <w:rPr>
              <w:rStyle w:val="Hipervnculo"/>
              <w:noProof/>
            </w:rPr>
            <w:fldChar w:fldCharType="end"/>
          </w:r>
        </w:p>
        <w:p w:rsidR="0008515A" w:rsidRDefault="0008515A" w14:paraId="65FD1A9A" w14:textId="5377F42C">
          <w:pPr>
            <w:pStyle w:val="TDC2"/>
            <w:tabs>
              <w:tab w:val="right" w:leader="dot" w:pos="9062"/>
            </w:tabs>
            <w:rPr>
              <w:ins w:author="Liliana Patricia Santacruz Valencia" w:date="2026-10-21T21:55:00Z" w16du:dateUtc="2026-10-21T19:55:00Z" w:id="8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"_Toc243512168"</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5.6 Evaluación de transferencia entre fuentes</w:t>
          </w:r>
          <w:r>
            <w:rPr>
              <w:noProof/>
              <w:webHidden/>
            </w:rPr>
            <w:tab/>
          </w:r>
          <w:r>
            <w:rPr>
              <w:noProof/>
              <w:webHidden/>
            </w:rPr>
            <w:fldChar w:fldCharType="begin"/>
          </w:r>
          <w:r>
            <w:rPr>
              <w:noProof/>
              <w:webHidden/>
            </w:rPr>
            <w:instrText xml:space="preserve"> PAGEREF _Toc243512168 \h </w:instrText>
          </w:r>
          <w:r>
            <w:rPr>
              <w:noProof/>
              <w:webHidden/>
            </w:rPr>
          </w:r>
          <w:r>
            <w:rPr>
              <w:noProof/>
              <w:webHidden/>
            </w:rPr>
            <w:fldChar w:fldCharType="separate"/>
          </w:r>
          <w:r>
            <w:rPr>
              <w:noProof/>
              <w:webHidden/>
            </w:rPr>
            <w:t>52</w:t>
          </w:r>
          <w:r>
            <w:rPr>
              <w:noProof/>
              <w:webHidden/>
            </w:rPr>
            <w:fldChar w:fldCharType="end"/>
          </w:r>
          <w:r w:rsidRPr="00BD50E0">
            <w:rPr>
              <w:rStyle w:val="Hipervnculo"/>
              <w:noProof/>
            </w:rPr>
            <w:fldChar w:fldCharType="end"/>
          </w:r>
        </w:p>
        <w:p w:rsidR="0008515A" w:rsidRDefault="0008515A" w14:paraId="39F279EF" w14:textId="794C4633">
          <w:pPr>
            <w:pStyle w:val="TDC2"/>
            <w:tabs>
              <w:tab w:val="right" w:leader="dot" w:pos="9062"/>
            </w:tabs>
            <w:rPr>
              <w:ins w:author="Liliana Patricia Santacruz Valencia" w:date="2026-10-21T21:55:00Z" w16du:dateUtc="2026-10-21T19:55:00Z" w:id="8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"_Toc243512169"</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5.7 Validación automatizada</w:t>
          </w:r>
          <w:r>
            <w:rPr>
              <w:noProof/>
              <w:webHidden/>
            </w:rPr>
            <w:tab/>
          </w:r>
          <w:r>
            <w:rPr>
              <w:noProof/>
              <w:webHidden/>
            </w:rPr>
            <w:fldChar w:fldCharType="begin"/>
          </w:r>
          <w:r>
            <w:rPr>
              <w:noProof/>
              <w:webHidden/>
            </w:rPr>
            <w:instrText xml:space="preserve"> PAGEREF _Toc243512169 \h </w:instrText>
          </w:r>
          <w:r>
            <w:rPr>
              <w:noProof/>
              <w:webHidden/>
            </w:rPr>
          </w:r>
          <w:r>
            <w:rPr>
              <w:noProof/>
              <w:webHidden/>
            </w:rPr>
            <w:fldChar w:fldCharType="separate"/>
          </w:r>
          <w:r>
            <w:rPr>
              <w:noProof/>
              <w:webHidden/>
            </w:rPr>
            <w:t>53</w:t>
          </w:r>
          <w:r>
            <w:rPr>
              <w:noProof/>
              <w:webHidden/>
            </w:rPr>
            <w:fldChar w:fldCharType="end"/>
          </w:r>
          <w:r w:rsidRPr="00BD50E0">
            <w:rPr>
              <w:rStyle w:val="Hipervnculo"/>
              <w:noProof/>
            </w:rPr>
            <w:fldChar w:fldCharType="end"/>
          </w:r>
        </w:p>
        <w:p w:rsidR="0008515A" w:rsidRDefault="0008515A" w14:paraId="263CA68F" w14:textId="4721723C">
          <w:pPr>
            <w:pStyle w:val="TDC2"/>
            <w:tabs>
              <w:tab w:val="right" w:leader="dot" w:pos="9062"/>
            </w:tabs>
            <w:rPr>
              <w:ins w:author="Liliana Patricia Santacruz Valencia" w:date="2026-10-21T21:55:00Z" w16du:dateUtc="2026-10-21T19:55:00Z" w:id="8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"_Toc243512170"</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5.8 Amenazas a la validez</w:t>
          </w:r>
          <w:r>
            <w:rPr>
              <w:noProof/>
              <w:webHidden/>
            </w:rPr>
            <w:tab/>
          </w:r>
          <w:r>
            <w:rPr>
              <w:noProof/>
              <w:webHidden/>
            </w:rPr>
            <w:fldChar w:fldCharType="begin"/>
          </w:r>
          <w:r>
            <w:rPr>
              <w:noProof/>
              <w:webHidden/>
            </w:rPr>
            <w:instrText xml:space="preserve"> PAGEREF _Toc243512170 \h </w:instrText>
          </w:r>
          <w:r>
            <w:rPr>
              <w:noProof/>
              <w:webHidden/>
            </w:rPr>
          </w:r>
          <w:r>
            <w:rPr>
              <w:noProof/>
              <w:webHidden/>
            </w:rPr>
            <w:fldChar w:fldCharType="separate"/>
          </w:r>
          <w:r>
            <w:rPr>
              <w:noProof/>
              <w:webHidden/>
            </w:rPr>
            <w:t>53</w:t>
          </w:r>
          <w:r>
            <w:rPr>
              <w:noProof/>
              <w:webHidden/>
            </w:rPr>
            <w:fldChar w:fldCharType="end"/>
          </w:r>
          <w:r w:rsidRPr="00BD50E0">
            <w:rPr>
              <w:rStyle w:val="Hipervnculo"/>
              <w:noProof/>
            </w:rPr>
            <w:fldChar w:fldCharType="end"/>
          </w:r>
        </w:p>
        <w:p w:rsidR="0008515A" w:rsidRDefault="0008515A" w14:paraId="7FCE8287" w14:textId="47F7E10F">
          <w:pPr>
            <w:pStyle w:val="TDC2"/>
            <w:tabs>
              <w:tab w:val="right" w:leader="dot" w:pos="9062"/>
            </w:tabs>
            <w:rPr>
              <w:ins w:author="Liliana Patricia Santacruz Valencia" w:date="2026-10-21T21:55:00Z" w16du:dateUtc="2026-10-21T19:55:00Z" w:id="8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"_Toc243512171"</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5.9 Interpretación y límites de validez</w:t>
          </w:r>
          <w:r>
            <w:rPr>
              <w:noProof/>
              <w:webHidden/>
            </w:rPr>
            <w:tab/>
          </w:r>
          <w:r>
            <w:rPr>
              <w:noProof/>
              <w:webHidden/>
            </w:rPr>
            <w:fldChar w:fldCharType="begin"/>
          </w:r>
          <w:r>
            <w:rPr>
              <w:noProof/>
              <w:webHidden/>
            </w:rPr>
            <w:instrText xml:space="preserve"> PAGEREF _Toc243512171 \h </w:instrText>
          </w:r>
          <w:r>
            <w:rPr>
              <w:noProof/>
              <w:webHidden/>
            </w:rPr>
          </w:r>
          <w:r>
            <w:rPr>
              <w:noProof/>
              <w:webHidden/>
            </w:rPr>
            <w:fldChar w:fldCharType="separate"/>
          </w:r>
          <w:r>
            <w:rPr>
              <w:noProof/>
              <w:webHidden/>
            </w:rPr>
            <w:t>55</w:t>
          </w:r>
          <w:r>
            <w:rPr>
              <w:noProof/>
              <w:webHidden/>
            </w:rPr>
            <w:fldChar w:fldCharType="end"/>
          </w:r>
          <w:r w:rsidRPr="00BD50E0">
            <w:rPr>
              <w:rStyle w:val="Hipervnculo"/>
              <w:noProof/>
            </w:rPr>
            <w:fldChar w:fldCharType="end"/>
          </w:r>
        </w:p>
        <w:p w:rsidR="0008515A" w:rsidRDefault="0008515A" w14:paraId="3072794B" w14:textId="10AA53AD">
          <w:pPr>
            <w:pStyle w:val="TDC2"/>
            <w:tabs>
              <w:tab w:val="right" w:leader="dot" w:pos="9062"/>
            </w:tabs>
            <w:rPr>
              <w:ins w:author="Liliana Patricia Santacruz Valencia" w:date="2026-10-21T21:55:00Z" w16du:dateUtc="2026-10-21T19:55:00Z" w:id="89"/>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"_Toc243512172"</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5.10 Criterios de aceptación del protocolo</w:t>
          </w:r>
          <w:r>
            <w:rPr>
              <w:noProof/>
              <w:webHidden/>
            </w:rPr>
            <w:tab/>
          </w:r>
          <w:r>
            <w:rPr>
              <w:noProof/>
              <w:webHidden/>
            </w:rPr>
            <w:fldChar w:fldCharType="begin"/>
          </w:r>
          <w:r>
            <w:rPr>
              <w:noProof/>
              <w:webHidden/>
            </w:rPr>
            <w:instrText xml:space="preserve"> PAGEREF _Toc243512172 \h </w:instrText>
          </w:r>
          <w:r>
            <w:rPr>
              <w:noProof/>
              <w:webHidden/>
            </w:rPr>
          </w:r>
          <w:r>
            <w:rPr>
              <w:noProof/>
              <w:webHidden/>
            </w:rPr>
            <w:fldChar w:fldCharType="separate"/>
          </w:r>
          <w:r>
            <w:rPr>
              <w:noProof/>
              <w:webHidden/>
            </w:rPr>
            <w:t>55</w:t>
          </w:r>
          <w:r>
            <w:rPr>
              <w:noProof/>
              <w:webHidden/>
            </w:rPr>
            <w:fldChar w:fldCharType="end"/>
          </w:r>
          <w:r w:rsidRPr="00BD50E0">
            <w:rPr>
              <w:rStyle w:val="Hipervnculo"/>
              <w:noProof/>
            </w:rPr>
            <w:fldChar w:fldCharType="end"/>
          </w:r>
        </w:p>
        <w:p w:rsidR="0008515A" w:rsidRDefault="0008515A" w14:paraId="32A3FCA7" w14:textId="77A3F8A5">
          <w:pPr>
            <w:pStyle w:val="TDC1"/>
            <w:tabs>
              <w:tab w:val="right" w:leader="dot" w:pos="9062"/>
            </w:tabs>
            <w:rPr>
              <w:ins w:author="Liliana Patricia Santacruz Valencia" w:date="2026-10-21T21:55:00Z" w16du:dateUtc="2026-10-21T19:55:00Z" w:id="91"/>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"_Toc243512173"</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6. Conclusiones y líneas futuras</w:t>
          </w:r>
          <w:r>
            <w:rPr>
              <w:noProof/>
              <w:webHidden/>
            </w:rPr>
            <w:tab/>
          </w:r>
          <w:r>
            <w:rPr>
              <w:noProof/>
              <w:webHidden/>
            </w:rPr>
            <w:fldChar w:fldCharType="begin"/>
          </w:r>
          <w:r>
            <w:rPr>
              <w:noProof/>
              <w:webHidden/>
            </w:rPr>
            <w:instrText xml:space="preserve"> PAGEREF _Toc243512173 \h </w:instrText>
          </w:r>
          <w:r>
            <w:rPr>
              <w:noProof/>
              <w:webHidden/>
            </w:rPr>
          </w:r>
          <w:r>
            <w:rPr>
              <w:noProof/>
              <w:webHidden/>
            </w:rPr>
            <w:fldChar w:fldCharType="separate"/>
          </w:r>
          <w:r>
            <w:rPr>
              <w:noProof/>
              <w:webHidden/>
            </w:rPr>
            <w:t>57</w:t>
          </w:r>
          <w:r>
            <w:rPr>
              <w:noProof/>
              <w:webHidden/>
            </w:rPr>
            <w:fldChar w:fldCharType="end"/>
          </w:r>
          <w:r w:rsidRPr="00BD50E0">
            <w:rPr>
              <w:rStyle w:val="Hipervnculo"/>
              <w:noProof/>
            </w:rPr>
            <w:fldChar w:fldCharType="end"/>
          </w:r>
        </w:p>
        <w:p w:rsidR="0008515A" w:rsidRDefault="0008515A" w14:paraId="5820544E" w14:textId="188BD7EE">
          <w:pPr>
            <w:pStyle w:val="TDC1"/>
            <w:tabs>
              <w:tab w:val="right" w:leader="dot" w:pos="9062"/>
            </w:tabs>
            <w:rPr>
              <w:ins w:author="Liliana Patricia Santacruz Valencia" w:date="2026-10-21T21:55:00Z" w16du:dateUtc="2026-10-21T19:55:00Z" w:id="93"/>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"_Toc243512174"</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Bibliografía</w:t>
          </w:r>
          <w:r>
            <w:rPr>
              <w:noProof/>
              <w:webHidden/>
            </w:rPr>
            <w:tab/>
          </w:r>
          <w:r>
            <w:rPr>
              <w:noProof/>
              <w:webHidden/>
            </w:rPr>
            <w:fldChar w:fldCharType="begin"/>
          </w:r>
          <w:r>
            <w:rPr>
              <w:noProof/>
              <w:webHidden/>
            </w:rPr>
            <w:instrText xml:space="preserve"> PAGEREF _Toc243512174 \h </w:instrText>
          </w:r>
          <w:r>
            <w:rPr>
              <w:noProof/>
              <w:webHidden/>
            </w:rPr>
          </w:r>
          <w:r>
            <w:rPr>
              <w:noProof/>
              <w:webHidden/>
            </w:rPr>
            <w:fldChar w:fldCharType="separate"/>
          </w:r>
          <w:r>
            <w:rPr>
              <w:noProof/>
              <w:webHidden/>
            </w:rPr>
            <w:t>59</w:t>
          </w:r>
          <w:r>
            <w:rPr>
              <w:noProof/>
              <w:webHidden/>
            </w:rPr>
            <w:fldChar w:fldCharType="end"/>
          </w:r>
          <w:r w:rsidRPr="00BD50E0">
            <w:rPr>
              <w:rStyle w:val="Hipervnculo"/>
              <w:noProof/>
            </w:rPr>
            <w:fldChar w:fldCharType="end"/>
          </w:r>
        </w:p>
        <w:p w:rsidR="0008515A" w:rsidRDefault="0008515A" w14:paraId="6B4F12AB" w14:textId="18EEA025">
          <w:pPr>
            <w:pStyle w:val="TDC1"/>
            <w:tabs>
              <w:tab w:val="right" w:leader="dot" w:pos="9062"/>
            </w:tabs>
            <w:rPr>
              <w:ins w:author="Liliana Patricia Santacruz Valencia" w:date="2026-10-21T21:55:00Z" w16du:dateUtc="2026-10-21T19:55:00Z" w:id="95"/>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"_Toc243512175"</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Glosario</w:t>
          </w:r>
          <w:r>
            <w:rPr>
              <w:noProof/>
              <w:webHidden/>
            </w:rPr>
            <w:tab/>
          </w:r>
          <w:r>
            <w:rPr>
              <w:noProof/>
              <w:webHidden/>
            </w:rPr>
            <w:fldChar w:fldCharType="begin"/>
          </w:r>
          <w:r>
            <w:rPr>
              <w:noProof/>
              <w:webHidden/>
            </w:rPr>
            <w:instrText xml:space="preserve"> PAGEREF _Toc243512175 \h </w:instrText>
          </w:r>
          <w:r>
            <w:rPr>
              <w:noProof/>
              <w:webHidden/>
            </w:rPr>
          </w:r>
          <w:r>
            <w:rPr>
              <w:noProof/>
              <w:webHidden/>
            </w:rPr>
            <w:fldChar w:fldCharType="separate"/>
          </w:r>
          <w:r>
            <w:rPr>
              <w:noProof/>
              <w:webHidden/>
            </w:rPr>
            <w:t>63</w:t>
          </w:r>
          <w:r>
            <w:rPr>
              <w:noProof/>
              <w:webHidden/>
            </w:rPr>
            <w:fldChar w:fldCharType="end"/>
          </w:r>
          <w:r w:rsidRPr="00BD50E0">
            <w:rPr>
              <w:rStyle w:val="Hipervnculo"/>
              <w:noProof/>
            </w:rPr>
            <w:fldChar w:fldCharType="end"/>
          </w:r>
        </w:p>
        <w:p w:rsidR="0008515A" w:rsidRDefault="0008515A" w14:paraId="538C1E42" w14:textId="44695B96">
          <w:pPr>
            <w:pStyle w:val="TDC1"/>
            <w:tabs>
              <w:tab w:val="right" w:leader="dot" w:pos="9062"/>
            </w:tabs>
            <w:rPr>
              <w:ins w:author="Liliana Patricia Santacruz Valencia" w:date="2026-10-21T21:55:00Z" w16du:dateUtc="2026-10-21T19:55:00Z" w:id="97"/>
              <w:rFonts w:asciiTheme="minorHAnsi" w:hAnsiTheme="minorHAnsi" w:eastAsiaTheme="minorEastAsia" w:cstheme="minorBidi"/>
              <w:noProof/>
              <w:kern w:val="2"/>
              <w:lang w:val="es-ES"/>
              <w14:ligatures w14:val="standardContextual"/>
            </w:rPr>
          </w:pPr>
          <w:r w:rsidRPr="00BD50E0">
            <w:rPr>
              <w:rStyle w:val="Hipervnculo"/>
              <w:noProof/>
            </w:rPr>
            <w:fldChar w:fldCharType="begin"/>
          </w:r>
          <w:r w:rsidRPr="00BD50E0">
            <w:rPr>
              <w:rStyle w:val="Hipervnculo"/>
              <w:noProof/>
            </w:rPr>
            <w:instrText xml:space="preserve"> </w:instrText>
          </w:r>
          <w:r>
            <w:rPr>
              <w:noProof/>
            </w:rPr>
            <w:instrText>HYPERLINK \l "_Toc243512176"</w:instrText>
          </w:r>
          <w:r w:rsidRPr="00BD50E0">
            <w:rPr>
              <w:rStyle w:val="Hipervnculo"/>
              <w:noProof/>
            </w:rPr>
            <w:instrText xml:space="preserve"> </w:instrText>
          </w:r>
          <w:r w:rsidRPr="00BD50E0">
            <w:rPr>
              <w:rStyle w:val="Hipervnculo"/>
              <w:noProof/>
            </w:rPr>
          </w:r>
          <w:r w:rsidRPr="00BD50E0">
            <w:rPr>
              <w:rStyle w:val="Hipervnculo"/>
              <w:noProof/>
            </w:rPr>
            <w:fldChar w:fldCharType="separate"/>
          </w:r>
          <w:r w:rsidRPr="00BD50E0">
            <w:rPr>
              <w:rStyle w:val="Hipervnculo"/>
              <w:noProof/>
            </w:rPr>
            <w:t xml:space="preserve">Apéndice A. Evidencia histórica del </w:t>
          </w:r>
          <w:r w:rsidRPr="00BD50E0">
            <w:rPr>
              <w:rStyle w:val="Hipervnculo"/>
              <w:i/>
              <w:iCs/>
              <w:noProof/>
            </w:rPr>
            <w:t>baseline</w:t>
          </w:r>
          <w:r w:rsidRPr="00BD50E0">
            <w:rPr>
              <w:rStyle w:val="Hipervnculo"/>
              <w:noProof/>
            </w:rPr>
            <w:t xml:space="preserve"> de una partición</w:t>
          </w:r>
          <w:r>
            <w:rPr>
              <w:noProof/>
              <w:webHidden/>
            </w:rPr>
            <w:tab/>
          </w:r>
          <w:r>
            <w:rPr>
              <w:noProof/>
              <w:webHidden/>
            </w:rPr>
            <w:fldChar w:fldCharType="begin"/>
          </w:r>
          <w:r>
            <w:rPr>
              <w:noProof/>
              <w:webHidden/>
            </w:rPr>
            <w:instrText xml:space="preserve"> PAGEREF _Toc243512176 \h </w:instrText>
          </w:r>
          <w:r>
            <w:rPr>
              <w:noProof/>
              <w:webHidden/>
            </w:rPr>
          </w:r>
          <w:r>
            <w:rPr>
              <w:noProof/>
              <w:webHidden/>
            </w:rPr>
            <w:fldChar w:fldCharType="separate"/>
          </w:r>
          <w:r>
            <w:rPr>
              <w:noProof/>
              <w:webHidden/>
            </w:rPr>
            <w:t>64</w:t>
          </w:r>
          <w:r>
            <w:rPr>
              <w:noProof/>
              <w:webHidden/>
            </w:rPr>
            <w:fldChar w:fldCharType="end"/>
          </w:r>
          <w:r w:rsidRPr="00BD50E0">
            <w:rPr>
              <w:rStyle w:val="Hipervnculo"/>
              <w:noProof/>
            </w:rPr>
            <w:fldChar w:fldCharType="end"/>
          </w:r>
        </w:p>
        <w:p w:rsidR="00B47401" w:rsidDel="0008515A" w:rsidRDefault="00B47401" w14:paraId="32CC9803" w14:textId="4171B8A5">
          <w:pPr>
            <w:pStyle w:val="TDC1"/>
            <w:tabs>
              <w:tab w:val="right" w:leader="dot" w:pos="9062"/>
            </w:tabs>
            <w:rPr>
              <w:del w:author="Liliana Patricia Santacruz Valencia" w:date="2026-10-21T21:55:00Z" w16du:dateUtc="2026-10-21T19:55:00Z" w:id="99"/>
              <w:rFonts w:asciiTheme="minorHAnsi" w:hAnsiTheme="minorHAnsi" w:eastAsiaTheme="minorEastAsia" w:cstheme="minorBidi"/>
              <w:noProof/>
              <w:kern w:val="2"/>
              <w:lang w:val="es-ES" w:eastAsia="es-ES"/>
              <w14:ligatures w14:val="standardContextual"/>
            </w:rPr>
          </w:pPr>
        </w:p>
        <w:p w:rsidR="00B47401" w:rsidDel="0008515A" w:rsidRDefault="00B47401" w14:paraId="6DF0823B" w14:textId="6A88C4E3">
          <w:pPr>
            <w:pStyle w:val="TDC1"/>
            <w:tabs>
              <w:tab w:val="right" w:leader="dot" w:pos="9062"/>
            </w:tabs>
            <w:rPr>
              <w:del w:author="Liliana Patricia Santacruz Valencia" w:date="2026-10-21T21:55:00Z" w16du:dateUtc="2026-10-21T19:55:00Z" w:id="102"/>
              <w:rFonts w:asciiTheme="minorHAnsi" w:hAnsiTheme="minorHAnsi" w:eastAsiaTheme="minorEastAsia" w:cstheme="minorBidi"/>
              <w:noProof/>
              <w:kern w:val="2"/>
              <w:lang w:val="es-ES" w:eastAsia="es-ES"/>
              <w14:ligatures w14:val="standardContextual"/>
            </w:rPr>
          </w:pPr>
        </w:p>
        <w:p w:rsidR="00B47401" w:rsidDel="0008515A" w:rsidRDefault="00B47401" w14:paraId="3EC0F4CA" w14:textId="28899252">
          <w:pPr>
            <w:pStyle w:val="TDC2"/>
            <w:tabs>
              <w:tab w:val="right" w:leader="dot" w:pos="9062"/>
            </w:tabs>
            <w:rPr>
              <w:del w:author="Liliana Patricia Santacruz Valencia" w:date="2026-10-21T21:55:00Z" w16du:dateUtc="2026-10-21T19:55:00Z" w:id="105"/>
              <w:rFonts w:asciiTheme="minorHAnsi" w:hAnsiTheme="minorHAnsi" w:eastAsiaTheme="minorEastAsia" w:cstheme="minorBidi"/>
              <w:noProof/>
              <w:kern w:val="2"/>
              <w:lang w:val="es-ES" w:eastAsia="es-ES"/>
              <w14:ligatures w14:val="standardContextual"/>
            </w:rPr>
          </w:pPr>
        </w:p>
        <w:p w:rsidR="00B47401" w:rsidDel="0008515A" w:rsidRDefault="00B47401" w14:paraId="0B7BBDD5" w14:textId="54A2D905">
          <w:pPr>
            <w:pStyle w:val="TDC2"/>
            <w:tabs>
              <w:tab w:val="right" w:leader="dot" w:pos="9062"/>
            </w:tabs>
            <w:rPr>
              <w:del w:author="Liliana Patricia Santacruz Valencia" w:date="2026-10-21T21:55:00Z" w16du:dateUtc="2026-10-21T19:55:00Z" w:id="108"/>
              <w:rFonts w:asciiTheme="minorHAnsi" w:hAnsiTheme="minorHAnsi" w:eastAsiaTheme="minorEastAsia" w:cstheme="minorBidi"/>
              <w:noProof/>
              <w:kern w:val="2"/>
              <w:lang w:val="es-ES" w:eastAsia="es-ES"/>
              <w14:ligatures w14:val="standardContextual"/>
            </w:rPr>
          </w:pPr>
        </w:p>
        <w:p w:rsidR="00B47401" w:rsidDel="0008515A" w:rsidRDefault="00B47401" w14:paraId="252E3CB1" w14:textId="22B99515">
          <w:pPr>
            <w:pStyle w:val="TDC2"/>
            <w:tabs>
              <w:tab w:val="right" w:leader="dot" w:pos="9062"/>
            </w:tabs>
            <w:rPr>
              <w:del w:author="Liliana Patricia Santacruz Valencia" w:date="2026-10-21T21:55:00Z" w16du:dateUtc="2026-10-21T19:55:00Z" w:id="111"/>
              <w:rFonts w:asciiTheme="minorHAnsi" w:hAnsiTheme="minorHAnsi" w:eastAsiaTheme="minorEastAsia" w:cstheme="minorBidi"/>
              <w:noProof/>
              <w:kern w:val="2"/>
              <w:lang w:val="es-ES" w:eastAsia="es-ES"/>
              <w14:ligatures w14:val="standardContextual"/>
            </w:rPr>
          </w:pPr>
        </w:p>
        <w:p w:rsidR="00B47401" w:rsidDel="0008515A" w:rsidRDefault="00B47401" w14:paraId="79DB217F" w14:textId="7FA6FCB4">
          <w:pPr>
            <w:pStyle w:val="TDC1"/>
            <w:tabs>
              <w:tab w:val="right" w:leader="dot" w:pos="9062"/>
            </w:tabs>
            <w:rPr>
              <w:del w:author="Liliana Patricia Santacruz Valencia" w:date="2026-10-21T21:55:00Z" w16du:dateUtc="2026-10-21T19:55:00Z" w:id="114"/>
              <w:rFonts w:asciiTheme="minorHAnsi" w:hAnsiTheme="minorHAnsi" w:eastAsiaTheme="minorEastAsia" w:cstheme="minorBidi"/>
              <w:noProof/>
              <w:kern w:val="2"/>
              <w:lang w:val="es-ES" w:eastAsia="es-ES"/>
              <w14:ligatures w14:val="standardContextual"/>
            </w:rPr>
          </w:pPr>
        </w:p>
        <w:p w:rsidR="00B47401" w:rsidDel="0008515A" w:rsidRDefault="00B47401" w14:paraId="66A1051D" w14:textId="53C7863B">
          <w:pPr>
            <w:pStyle w:val="TDC2"/>
            <w:tabs>
              <w:tab w:val="right" w:leader="dot" w:pos="9062"/>
            </w:tabs>
            <w:rPr>
              <w:del w:author="Liliana Patricia Santacruz Valencia" w:date="2026-10-21T21:55:00Z" w16du:dateUtc="2026-10-21T19:55:00Z" w:id="117"/>
              <w:rFonts w:asciiTheme="minorHAnsi" w:hAnsiTheme="minorHAnsi" w:eastAsiaTheme="minorEastAsia" w:cstheme="minorBidi"/>
              <w:noProof/>
              <w:kern w:val="2"/>
              <w:lang w:val="es-ES" w:eastAsia="es-ES"/>
              <w14:ligatures w14:val="standardContextual"/>
            </w:rPr>
          </w:pPr>
        </w:p>
        <w:p w:rsidR="00B47401" w:rsidDel="0008515A" w:rsidRDefault="00B47401" w14:paraId="4A4E0CAA" w14:textId="70171D30">
          <w:pPr>
            <w:pStyle w:val="TDC2"/>
            <w:tabs>
              <w:tab w:val="right" w:leader="dot" w:pos="9062"/>
            </w:tabs>
            <w:rPr>
              <w:del w:author="Liliana Patricia Santacruz Valencia" w:date="2026-10-21T21:55:00Z" w16du:dateUtc="2026-10-21T19:55:00Z" w:id="120"/>
              <w:rFonts w:asciiTheme="minorHAnsi" w:hAnsiTheme="minorHAnsi" w:eastAsiaTheme="minorEastAsia" w:cstheme="minorBidi"/>
              <w:noProof/>
              <w:kern w:val="2"/>
              <w:lang w:val="es-ES" w:eastAsia="es-ES"/>
              <w14:ligatures w14:val="standardContextual"/>
            </w:rPr>
          </w:pPr>
        </w:p>
        <w:p w:rsidR="00B47401" w:rsidDel="0008515A" w:rsidRDefault="00B47401" w14:paraId="2F48BB83" w14:textId="7A6B70CD">
          <w:pPr>
            <w:pStyle w:val="TDC2"/>
            <w:tabs>
              <w:tab w:val="right" w:leader="dot" w:pos="9062"/>
            </w:tabs>
            <w:rPr>
              <w:del w:author="Liliana Patricia Santacruz Valencia" w:date="2026-10-21T21:55:00Z" w16du:dateUtc="2026-10-21T19:55:00Z" w:id="123"/>
              <w:rFonts w:asciiTheme="minorHAnsi" w:hAnsiTheme="minorHAnsi" w:eastAsiaTheme="minorEastAsia" w:cstheme="minorBidi"/>
              <w:noProof/>
              <w:kern w:val="2"/>
              <w:lang w:val="es-ES" w:eastAsia="es-ES"/>
              <w14:ligatures w14:val="standardContextual"/>
            </w:rPr>
          </w:pPr>
        </w:p>
        <w:p w:rsidR="00B47401" w:rsidDel="0008515A" w:rsidRDefault="00B47401" w14:paraId="144E5DB2" w14:textId="7E084B32">
          <w:pPr>
            <w:pStyle w:val="TDC2"/>
            <w:tabs>
              <w:tab w:val="right" w:leader="dot" w:pos="9062"/>
            </w:tabs>
            <w:rPr>
              <w:del w:author="Liliana Patricia Santacruz Valencia" w:date="2026-10-21T21:55:00Z" w16du:dateUtc="2026-10-21T19:55:00Z" w:id="126"/>
              <w:rFonts w:asciiTheme="minorHAnsi" w:hAnsiTheme="minorHAnsi" w:eastAsiaTheme="minorEastAsia" w:cstheme="minorBidi"/>
              <w:noProof/>
              <w:kern w:val="2"/>
              <w:lang w:val="es-ES" w:eastAsia="es-ES"/>
              <w14:ligatures w14:val="standardContextual"/>
            </w:rPr>
          </w:pPr>
        </w:p>
        <w:p w:rsidR="00B47401" w:rsidDel="0008515A" w:rsidRDefault="00B47401" w14:paraId="1D6D259F" w14:textId="167AC6F2">
          <w:pPr>
            <w:pStyle w:val="TDC2"/>
            <w:tabs>
              <w:tab w:val="right" w:leader="dot" w:pos="9062"/>
            </w:tabs>
            <w:rPr>
              <w:del w:author="Liliana Patricia Santacruz Valencia" w:date="2026-10-21T21:55:00Z" w16du:dateUtc="2026-10-21T19:55:00Z" w:id="129"/>
              <w:rFonts w:asciiTheme="minorHAnsi" w:hAnsiTheme="minorHAnsi" w:eastAsiaTheme="minorEastAsia" w:cstheme="minorBidi"/>
              <w:noProof/>
              <w:kern w:val="2"/>
              <w:lang w:val="es-ES" w:eastAsia="es-ES"/>
              <w14:ligatures w14:val="standardContextual"/>
            </w:rPr>
          </w:pPr>
        </w:p>
        <w:p w:rsidR="00B47401" w:rsidDel="0008515A" w:rsidRDefault="00B47401" w14:paraId="7F4901D3" w14:textId="1CE3F7D3">
          <w:pPr>
            <w:pStyle w:val="TDC2"/>
            <w:tabs>
              <w:tab w:val="right" w:leader="dot" w:pos="9062"/>
            </w:tabs>
            <w:rPr>
              <w:del w:author="Liliana Patricia Santacruz Valencia" w:date="2026-10-21T21:55:00Z" w16du:dateUtc="2026-10-21T19:55:00Z" w:id="132"/>
              <w:rFonts w:asciiTheme="minorHAnsi" w:hAnsiTheme="minorHAnsi" w:eastAsiaTheme="minorEastAsia" w:cstheme="minorBidi"/>
              <w:noProof/>
              <w:kern w:val="2"/>
              <w:lang w:val="es-ES" w:eastAsia="es-ES"/>
              <w14:ligatures w14:val="standardContextual"/>
            </w:rPr>
          </w:pPr>
        </w:p>
        <w:p w:rsidR="00B47401" w:rsidDel="0008515A" w:rsidRDefault="00B47401" w14:paraId="2ED7FD48" w14:textId="21E0FA27">
          <w:pPr>
            <w:pStyle w:val="TDC2"/>
            <w:tabs>
              <w:tab w:val="right" w:leader="dot" w:pos="9062"/>
            </w:tabs>
            <w:rPr>
              <w:del w:author="Liliana Patricia Santacruz Valencia" w:date="2026-10-21T21:55:00Z" w16du:dateUtc="2026-10-21T19:55:00Z" w:id="135"/>
              <w:rFonts w:asciiTheme="minorHAnsi" w:hAnsiTheme="minorHAnsi" w:eastAsiaTheme="minorEastAsia" w:cstheme="minorBidi"/>
              <w:noProof/>
              <w:kern w:val="2"/>
              <w:lang w:val="es-ES" w:eastAsia="es-ES"/>
              <w14:ligatures w14:val="standardContextual"/>
            </w:rPr>
          </w:pPr>
        </w:p>
        <w:p w:rsidR="00B47401" w:rsidDel="0008515A" w:rsidRDefault="00B47401" w14:paraId="2F1C6FED" w14:textId="2C62E6D9">
          <w:pPr>
            <w:pStyle w:val="TDC2"/>
            <w:tabs>
              <w:tab w:val="right" w:leader="dot" w:pos="9062"/>
            </w:tabs>
            <w:rPr>
              <w:del w:author="Liliana Patricia Santacruz Valencia" w:date="2026-10-21T21:55:00Z" w16du:dateUtc="2026-10-21T19:55:00Z" w:id="138"/>
              <w:rFonts w:asciiTheme="minorHAnsi" w:hAnsiTheme="minorHAnsi" w:eastAsiaTheme="minorEastAsia" w:cstheme="minorBidi"/>
              <w:noProof/>
              <w:kern w:val="2"/>
              <w:lang w:val="es-ES" w:eastAsia="es-ES"/>
              <w14:ligatures w14:val="standardContextual"/>
            </w:rPr>
          </w:pPr>
        </w:p>
        <w:p w:rsidR="00B47401" w:rsidDel="0008515A" w:rsidRDefault="00B47401" w14:paraId="70FE967C" w14:textId="0DAB61FA">
          <w:pPr>
            <w:pStyle w:val="TDC1"/>
            <w:tabs>
              <w:tab w:val="right" w:leader="dot" w:pos="9062"/>
            </w:tabs>
            <w:rPr>
              <w:del w:author="Liliana Patricia Santacruz Valencia" w:date="2026-10-21T21:55:00Z" w16du:dateUtc="2026-10-21T19:55:00Z" w:id="141"/>
              <w:rFonts w:asciiTheme="minorHAnsi" w:hAnsiTheme="minorHAnsi" w:eastAsiaTheme="minorEastAsia" w:cstheme="minorBidi"/>
              <w:noProof/>
              <w:kern w:val="2"/>
              <w:lang w:val="es-ES" w:eastAsia="es-ES"/>
              <w14:ligatures w14:val="standardContextual"/>
            </w:rPr>
          </w:pPr>
        </w:p>
        <w:p w:rsidR="00B47401" w:rsidDel="0008515A" w:rsidRDefault="00B47401" w14:paraId="71E00682" w14:textId="6951532C">
          <w:pPr>
            <w:pStyle w:val="TDC2"/>
            <w:tabs>
              <w:tab w:val="right" w:leader="dot" w:pos="9062"/>
            </w:tabs>
            <w:rPr>
              <w:del w:author="Liliana Patricia Santacruz Valencia" w:date="2026-10-21T21:55:00Z" w16du:dateUtc="2026-10-21T19:55:00Z" w:id="144"/>
              <w:rFonts w:asciiTheme="minorHAnsi" w:hAnsiTheme="minorHAnsi" w:eastAsiaTheme="minorEastAsia" w:cstheme="minorBidi"/>
              <w:noProof/>
              <w:kern w:val="2"/>
              <w:lang w:val="es-ES" w:eastAsia="es-ES"/>
              <w14:ligatures w14:val="standardContextual"/>
            </w:rPr>
          </w:pPr>
        </w:p>
        <w:p w:rsidR="00B47401" w:rsidDel="0008515A" w:rsidRDefault="00B47401" w14:paraId="3A66A5FC" w14:textId="0E46755B">
          <w:pPr>
            <w:pStyle w:val="TDC2"/>
            <w:tabs>
              <w:tab w:val="right" w:leader="dot" w:pos="9062"/>
            </w:tabs>
            <w:rPr>
              <w:del w:author="Liliana Patricia Santacruz Valencia" w:date="2026-10-21T21:55:00Z" w16du:dateUtc="2026-10-21T19:55:00Z" w:id="147"/>
              <w:rFonts w:asciiTheme="minorHAnsi" w:hAnsiTheme="minorHAnsi" w:eastAsiaTheme="minorEastAsia" w:cstheme="minorBidi"/>
              <w:noProof/>
              <w:kern w:val="2"/>
              <w:lang w:val="es-ES" w:eastAsia="es-ES"/>
              <w14:ligatures w14:val="standardContextual"/>
            </w:rPr>
          </w:pPr>
        </w:p>
        <w:p w:rsidR="00B47401" w:rsidDel="0008515A" w:rsidRDefault="00B47401" w14:paraId="0EFA78A9" w14:textId="7AAFBB03">
          <w:pPr>
            <w:pStyle w:val="TDC2"/>
            <w:tabs>
              <w:tab w:val="right" w:leader="dot" w:pos="9062"/>
            </w:tabs>
            <w:rPr>
              <w:del w:author="Liliana Patricia Santacruz Valencia" w:date="2026-10-21T21:55:00Z" w16du:dateUtc="2026-10-21T19:55:00Z" w:id="150"/>
              <w:rFonts w:asciiTheme="minorHAnsi" w:hAnsiTheme="minorHAnsi" w:eastAsiaTheme="minorEastAsia" w:cstheme="minorBidi"/>
              <w:noProof/>
              <w:kern w:val="2"/>
              <w:lang w:val="es-ES" w:eastAsia="es-ES"/>
              <w14:ligatures w14:val="standardContextual"/>
            </w:rPr>
          </w:pPr>
        </w:p>
        <w:p w:rsidR="00B47401" w:rsidDel="0008515A" w:rsidRDefault="00B47401" w14:paraId="39F3A324" w14:textId="5B25C2C1">
          <w:pPr>
            <w:pStyle w:val="TDC2"/>
            <w:tabs>
              <w:tab w:val="right" w:leader="dot" w:pos="9062"/>
            </w:tabs>
            <w:rPr>
              <w:del w:author="Liliana Patricia Santacruz Valencia" w:date="2026-10-21T21:55:00Z" w16du:dateUtc="2026-10-21T19:55:00Z" w:id="153"/>
              <w:rFonts w:asciiTheme="minorHAnsi" w:hAnsiTheme="minorHAnsi" w:eastAsiaTheme="minorEastAsia" w:cstheme="minorBidi"/>
              <w:noProof/>
              <w:kern w:val="2"/>
              <w:lang w:val="es-ES" w:eastAsia="es-ES"/>
              <w14:ligatures w14:val="standardContextual"/>
            </w:rPr>
          </w:pPr>
        </w:p>
        <w:p w:rsidR="00B47401" w:rsidDel="0008515A" w:rsidRDefault="00B47401" w14:paraId="52C67B50" w14:textId="74CE5D47">
          <w:pPr>
            <w:pStyle w:val="TDC2"/>
            <w:tabs>
              <w:tab w:val="right" w:leader="dot" w:pos="9062"/>
            </w:tabs>
            <w:rPr>
              <w:del w:author="Liliana Patricia Santacruz Valencia" w:date="2026-10-21T21:55:00Z" w16du:dateUtc="2026-10-21T19:55:00Z" w:id="156"/>
              <w:rFonts w:asciiTheme="minorHAnsi" w:hAnsiTheme="minorHAnsi" w:eastAsiaTheme="minorEastAsia" w:cstheme="minorBidi"/>
              <w:noProof/>
              <w:kern w:val="2"/>
              <w:lang w:val="es-ES" w:eastAsia="es-ES"/>
              <w14:ligatures w14:val="standardContextual"/>
            </w:rPr>
          </w:pPr>
        </w:p>
        <w:p w:rsidR="00B47401" w:rsidDel="0008515A" w:rsidRDefault="00B47401" w14:paraId="237580BC" w14:textId="2312136E">
          <w:pPr>
            <w:pStyle w:val="TDC2"/>
            <w:tabs>
              <w:tab w:val="right" w:leader="dot" w:pos="9062"/>
            </w:tabs>
            <w:rPr>
              <w:del w:author="Liliana Patricia Santacruz Valencia" w:date="2026-10-21T21:55:00Z" w16du:dateUtc="2026-10-21T19:55:00Z" w:id="159"/>
              <w:rFonts w:asciiTheme="minorHAnsi" w:hAnsiTheme="minorHAnsi" w:eastAsiaTheme="minorEastAsia" w:cstheme="minorBidi"/>
              <w:noProof/>
              <w:kern w:val="2"/>
              <w:lang w:val="es-ES" w:eastAsia="es-ES"/>
              <w14:ligatures w14:val="standardContextual"/>
            </w:rPr>
          </w:pPr>
        </w:p>
        <w:p w:rsidR="00B47401" w:rsidDel="0008515A" w:rsidRDefault="00B47401" w14:paraId="6DD86983" w14:textId="68C0CC28">
          <w:pPr>
            <w:pStyle w:val="TDC2"/>
            <w:tabs>
              <w:tab w:val="right" w:leader="dot" w:pos="9062"/>
            </w:tabs>
            <w:rPr>
              <w:del w:author="Liliana Patricia Santacruz Valencia" w:date="2026-10-21T21:55:00Z" w16du:dateUtc="2026-10-21T19:55:00Z" w:id="162"/>
              <w:rFonts w:asciiTheme="minorHAnsi" w:hAnsiTheme="minorHAnsi" w:eastAsiaTheme="minorEastAsia" w:cstheme="minorBidi"/>
              <w:noProof/>
              <w:kern w:val="2"/>
              <w:lang w:val="es-ES" w:eastAsia="es-ES"/>
              <w14:ligatures w14:val="standardContextual"/>
            </w:rPr>
          </w:pPr>
        </w:p>
        <w:p w:rsidR="00B47401" w:rsidDel="0008515A" w:rsidRDefault="00B47401" w14:paraId="2254AFCB" w14:textId="44AD71AC">
          <w:pPr>
            <w:pStyle w:val="TDC2"/>
            <w:tabs>
              <w:tab w:val="right" w:leader="dot" w:pos="9062"/>
            </w:tabs>
            <w:rPr>
              <w:del w:author="Liliana Patricia Santacruz Valencia" w:date="2026-10-21T21:55:00Z" w16du:dateUtc="2026-10-21T19:55:00Z" w:id="165"/>
              <w:rFonts w:asciiTheme="minorHAnsi" w:hAnsiTheme="minorHAnsi" w:eastAsiaTheme="minorEastAsia" w:cstheme="minorBidi"/>
              <w:noProof/>
              <w:kern w:val="2"/>
              <w:lang w:val="es-ES" w:eastAsia="es-ES"/>
              <w14:ligatures w14:val="standardContextual"/>
            </w:rPr>
          </w:pPr>
        </w:p>
        <w:p w:rsidR="00B47401" w:rsidDel="0008515A" w:rsidRDefault="00B47401" w14:paraId="25E8B31F" w14:textId="58613806">
          <w:pPr>
            <w:pStyle w:val="TDC1"/>
            <w:tabs>
              <w:tab w:val="right" w:leader="dot" w:pos="9062"/>
            </w:tabs>
            <w:rPr>
              <w:del w:author="Liliana Patricia Santacruz Valencia" w:date="2026-10-21T21:55:00Z" w16du:dateUtc="2026-10-21T19:55:00Z" w:id="168"/>
              <w:rFonts w:asciiTheme="minorHAnsi" w:hAnsiTheme="minorHAnsi" w:eastAsiaTheme="minorEastAsia" w:cstheme="minorBidi"/>
              <w:noProof/>
              <w:kern w:val="2"/>
              <w:lang w:val="es-ES" w:eastAsia="es-ES"/>
              <w14:ligatures w14:val="standardContextual"/>
            </w:rPr>
          </w:pPr>
        </w:p>
        <w:p w:rsidR="00B47401" w:rsidDel="0008515A" w:rsidRDefault="00B47401" w14:paraId="6B2C84D3" w14:textId="75F5C462">
          <w:pPr>
            <w:pStyle w:val="TDC2"/>
            <w:tabs>
              <w:tab w:val="right" w:leader="dot" w:pos="9062"/>
            </w:tabs>
            <w:rPr>
              <w:del w:author="Liliana Patricia Santacruz Valencia" w:date="2026-10-21T21:55:00Z" w16du:dateUtc="2026-10-21T19:55:00Z" w:id="171"/>
              <w:rFonts w:asciiTheme="minorHAnsi" w:hAnsiTheme="minorHAnsi" w:eastAsiaTheme="minorEastAsia" w:cstheme="minorBidi"/>
              <w:noProof/>
              <w:kern w:val="2"/>
              <w:lang w:val="es-ES" w:eastAsia="es-ES"/>
              <w14:ligatures w14:val="standardContextual"/>
            </w:rPr>
          </w:pPr>
        </w:p>
        <w:p w:rsidR="00B47401" w:rsidDel="0008515A" w:rsidRDefault="00B47401" w14:paraId="25F08751" w14:textId="010154A5">
          <w:pPr>
            <w:pStyle w:val="TDC2"/>
            <w:tabs>
              <w:tab w:val="right" w:leader="dot" w:pos="9062"/>
            </w:tabs>
            <w:rPr>
              <w:del w:author="Liliana Patricia Santacruz Valencia" w:date="2026-10-21T21:55:00Z" w16du:dateUtc="2026-10-21T19:55:00Z" w:id="174"/>
              <w:rFonts w:asciiTheme="minorHAnsi" w:hAnsiTheme="minorHAnsi" w:eastAsiaTheme="minorEastAsia" w:cstheme="minorBidi"/>
              <w:noProof/>
              <w:kern w:val="2"/>
              <w:lang w:val="es-ES" w:eastAsia="es-ES"/>
              <w14:ligatures w14:val="standardContextual"/>
            </w:rPr>
          </w:pPr>
        </w:p>
        <w:p w:rsidR="00B47401" w:rsidDel="0008515A" w:rsidRDefault="00B47401" w14:paraId="17840139" w14:textId="7F88090B">
          <w:pPr>
            <w:pStyle w:val="TDC2"/>
            <w:tabs>
              <w:tab w:val="right" w:leader="dot" w:pos="9062"/>
            </w:tabs>
            <w:rPr>
              <w:del w:author="Liliana Patricia Santacruz Valencia" w:date="2026-10-21T21:55:00Z" w16du:dateUtc="2026-10-21T19:55:00Z" w:id="177"/>
              <w:rFonts w:asciiTheme="minorHAnsi" w:hAnsiTheme="minorHAnsi" w:eastAsiaTheme="minorEastAsia" w:cstheme="minorBidi"/>
              <w:noProof/>
              <w:kern w:val="2"/>
              <w:lang w:val="es-ES" w:eastAsia="es-ES"/>
              <w14:ligatures w14:val="standardContextual"/>
            </w:rPr>
          </w:pPr>
        </w:p>
        <w:p w:rsidR="00B47401" w:rsidDel="0008515A" w:rsidRDefault="00B47401" w14:paraId="3E2FB688" w14:textId="5E737A2E">
          <w:pPr>
            <w:pStyle w:val="TDC2"/>
            <w:tabs>
              <w:tab w:val="right" w:leader="dot" w:pos="9062"/>
            </w:tabs>
            <w:rPr>
              <w:del w:author="Liliana Patricia Santacruz Valencia" w:date="2026-10-21T21:55:00Z" w16du:dateUtc="2026-10-21T19:55:00Z" w:id="180"/>
              <w:rFonts w:asciiTheme="minorHAnsi" w:hAnsiTheme="minorHAnsi" w:eastAsiaTheme="minorEastAsia" w:cstheme="minorBidi"/>
              <w:noProof/>
              <w:kern w:val="2"/>
              <w:lang w:val="es-ES" w:eastAsia="es-ES"/>
              <w14:ligatures w14:val="standardContextual"/>
            </w:rPr>
          </w:pPr>
        </w:p>
        <w:p w:rsidR="00B47401" w:rsidDel="0008515A" w:rsidRDefault="00B47401" w14:paraId="477A5C8B" w14:textId="1C868F07">
          <w:pPr>
            <w:pStyle w:val="TDC2"/>
            <w:tabs>
              <w:tab w:val="right" w:leader="dot" w:pos="9062"/>
            </w:tabs>
            <w:rPr>
              <w:del w:author="Liliana Patricia Santacruz Valencia" w:date="2026-10-21T21:55:00Z" w16du:dateUtc="2026-10-21T19:55:00Z" w:id="183"/>
              <w:rFonts w:asciiTheme="minorHAnsi" w:hAnsiTheme="minorHAnsi" w:eastAsiaTheme="minorEastAsia" w:cstheme="minorBidi"/>
              <w:noProof/>
              <w:kern w:val="2"/>
              <w:lang w:val="es-ES" w:eastAsia="es-ES"/>
              <w14:ligatures w14:val="standardContextual"/>
            </w:rPr>
          </w:pPr>
        </w:p>
        <w:p w:rsidR="00B47401" w:rsidDel="0008515A" w:rsidRDefault="00B47401" w14:paraId="3C3D11DE" w14:textId="5BBA0010">
          <w:pPr>
            <w:pStyle w:val="TDC2"/>
            <w:tabs>
              <w:tab w:val="right" w:leader="dot" w:pos="9062"/>
            </w:tabs>
            <w:rPr>
              <w:del w:author="Liliana Patricia Santacruz Valencia" w:date="2026-10-21T21:55:00Z" w16du:dateUtc="2026-10-21T19:55:00Z" w:id="186"/>
              <w:rFonts w:asciiTheme="minorHAnsi" w:hAnsiTheme="minorHAnsi" w:eastAsiaTheme="minorEastAsia" w:cstheme="minorBidi"/>
              <w:noProof/>
              <w:kern w:val="2"/>
              <w:lang w:val="es-ES" w:eastAsia="es-ES"/>
              <w14:ligatures w14:val="standardContextual"/>
            </w:rPr>
          </w:pPr>
        </w:p>
        <w:p w:rsidR="00B47401" w:rsidDel="0008515A" w:rsidRDefault="00B47401" w14:paraId="0DE35588" w14:textId="5E1F6DF4">
          <w:pPr>
            <w:pStyle w:val="TDC2"/>
            <w:tabs>
              <w:tab w:val="right" w:leader="dot" w:pos="9062"/>
            </w:tabs>
            <w:rPr>
              <w:del w:author="Liliana Patricia Santacruz Valencia" w:date="2026-10-21T21:55:00Z" w16du:dateUtc="2026-10-21T19:55:00Z" w:id="189"/>
              <w:rFonts w:asciiTheme="minorHAnsi" w:hAnsiTheme="minorHAnsi" w:eastAsiaTheme="minorEastAsia" w:cstheme="minorBidi"/>
              <w:noProof/>
              <w:kern w:val="2"/>
              <w:lang w:val="es-ES" w:eastAsia="es-ES"/>
              <w14:ligatures w14:val="standardContextual"/>
            </w:rPr>
          </w:pPr>
        </w:p>
        <w:p w:rsidR="00B47401" w:rsidDel="0008515A" w:rsidRDefault="00B47401" w14:paraId="6554FAC0" w14:textId="6751208D">
          <w:pPr>
            <w:pStyle w:val="TDC2"/>
            <w:tabs>
              <w:tab w:val="right" w:leader="dot" w:pos="9062"/>
            </w:tabs>
            <w:rPr>
              <w:del w:author="Liliana Patricia Santacruz Valencia" w:date="2026-10-21T21:55:00Z" w16du:dateUtc="2026-10-21T19:55:00Z" w:id="192"/>
              <w:rFonts w:asciiTheme="minorHAnsi" w:hAnsiTheme="minorHAnsi" w:eastAsiaTheme="minorEastAsia" w:cstheme="minorBidi"/>
              <w:noProof/>
              <w:kern w:val="2"/>
              <w:lang w:val="es-ES" w:eastAsia="es-ES"/>
              <w14:ligatures w14:val="standardContextual"/>
            </w:rPr>
          </w:pPr>
        </w:p>
        <w:p w:rsidR="00B47401" w:rsidDel="0008515A" w:rsidRDefault="00B47401" w14:paraId="0824885F" w14:textId="1CAB1F62">
          <w:pPr>
            <w:pStyle w:val="TDC2"/>
            <w:tabs>
              <w:tab w:val="right" w:leader="dot" w:pos="9062"/>
            </w:tabs>
            <w:rPr>
              <w:del w:author="Liliana Patricia Santacruz Valencia" w:date="2026-10-21T21:55:00Z" w16du:dateUtc="2026-10-21T19:55:00Z" w:id="195"/>
              <w:rFonts w:asciiTheme="minorHAnsi" w:hAnsiTheme="minorHAnsi" w:eastAsiaTheme="minorEastAsia" w:cstheme="minorBidi"/>
              <w:noProof/>
              <w:kern w:val="2"/>
              <w:lang w:val="es-ES" w:eastAsia="es-ES"/>
              <w14:ligatures w14:val="standardContextual"/>
            </w:rPr>
          </w:pPr>
        </w:p>
        <w:p w:rsidR="00B47401" w:rsidDel="0008515A" w:rsidRDefault="00B47401" w14:paraId="7C905835" w14:textId="3250F8A1">
          <w:pPr>
            <w:pStyle w:val="TDC1"/>
            <w:tabs>
              <w:tab w:val="right" w:leader="dot" w:pos="9062"/>
            </w:tabs>
            <w:rPr>
              <w:del w:author="Liliana Patricia Santacruz Valencia" w:date="2026-10-21T21:55:00Z" w16du:dateUtc="2026-10-21T19:55:00Z" w:id="198"/>
              <w:rFonts w:asciiTheme="minorHAnsi" w:hAnsiTheme="minorHAnsi" w:eastAsiaTheme="minorEastAsia" w:cstheme="minorBidi"/>
              <w:noProof/>
              <w:kern w:val="2"/>
              <w:lang w:val="es-ES" w:eastAsia="es-ES"/>
              <w14:ligatures w14:val="standardContextual"/>
            </w:rPr>
          </w:pPr>
        </w:p>
        <w:p w:rsidR="00B47401" w:rsidDel="0008515A" w:rsidRDefault="00B47401" w14:paraId="4894F632" w14:textId="59EDDE81">
          <w:pPr>
            <w:pStyle w:val="TDC2"/>
            <w:tabs>
              <w:tab w:val="right" w:leader="dot" w:pos="9062"/>
            </w:tabs>
            <w:rPr>
              <w:del w:author="Liliana Patricia Santacruz Valencia" w:date="2026-10-21T21:55:00Z" w16du:dateUtc="2026-10-21T19:55:00Z" w:id="201"/>
              <w:rFonts w:asciiTheme="minorHAnsi" w:hAnsiTheme="minorHAnsi" w:eastAsiaTheme="minorEastAsia" w:cstheme="minorBidi"/>
              <w:noProof/>
              <w:kern w:val="2"/>
              <w:lang w:val="es-ES" w:eastAsia="es-ES"/>
              <w14:ligatures w14:val="standardContextual"/>
            </w:rPr>
          </w:pPr>
        </w:p>
        <w:p w:rsidR="00B47401" w:rsidDel="0008515A" w:rsidRDefault="00B47401" w14:paraId="15B5A945" w14:textId="6C0A1A1A">
          <w:pPr>
            <w:pStyle w:val="TDC2"/>
            <w:tabs>
              <w:tab w:val="right" w:leader="dot" w:pos="9062"/>
            </w:tabs>
            <w:rPr>
              <w:del w:author="Liliana Patricia Santacruz Valencia" w:date="2026-10-21T21:55:00Z" w16du:dateUtc="2026-10-21T19:55:00Z" w:id="204"/>
              <w:rFonts w:asciiTheme="minorHAnsi" w:hAnsiTheme="minorHAnsi" w:eastAsiaTheme="minorEastAsia" w:cstheme="minorBidi"/>
              <w:noProof/>
              <w:kern w:val="2"/>
              <w:lang w:val="es-ES" w:eastAsia="es-ES"/>
              <w14:ligatures w14:val="standardContextual"/>
            </w:rPr>
          </w:pPr>
        </w:p>
        <w:p w:rsidR="00B47401" w:rsidDel="0008515A" w:rsidRDefault="00B47401" w14:paraId="752B6C05" w14:textId="03ED6012">
          <w:pPr>
            <w:pStyle w:val="TDC2"/>
            <w:tabs>
              <w:tab w:val="right" w:leader="dot" w:pos="9062"/>
            </w:tabs>
            <w:rPr>
              <w:del w:author="Liliana Patricia Santacruz Valencia" w:date="2026-10-21T21:55:00Z" w16du:dateUtc="2026-10-21T19:55:00Z" w:id="207"/>
              <w:rFonts w:asciiTheme="minorHAnsi" w:hAnsiTheme="minorHAnsi" w:eastAsiaTheme="minorEastAsia" w:cstheme="minorBidi"/>
              <w:noProof/>
              <w:kern w:val="2"/>
              <w:lang w:val="es-ES" w:eastAsia="es-ES"/>
              <w14:ligatures w14:val="standardContextual"/>
            </w:rPr>
          </w:pPr>
        </w:p>
        <w:p w:rsidR="00B47401" w:rsidDel="0008515A" w:rsidRDefault="00B47401" w14:paraId="1DDBDF40" w14:textId="4E6BCA2C">
          <w:pPr>
            <w:pStyle w:val="TDC2"/>
            <w:tabs>
              <w:tab w:val="right" w:leader="dot" w:pos="9062"/>
            </w:tabs>
            <w:rPr>
              <w:del w:author="Liliana Patricia Santacruz Valencia" w:date="2026-10-21T21:55:00Z" w16du:dateUtc="2026-10-21T19:55:00Z" w:id="210"/>
              <w:rFonts w:asciiTheme="minorHAnsi" w:hAnsiTheme="minorHAnsi" w:eastAsiaTheme="minorEastAsia" w:cstheme="minorBidi"/>
              <w:noProof/>
              <w:kern w:val="2"/>
              <w:lang w:val="es-ES" w:eastAsia="es-ES"/>
              <w14:ligatures w14:val="standardContextual"/>
            </w:rPr>
          </w:pPr>
        </w:p>
        <w:p w:rsidR="00B47401" w:rsidDel="0008515A" w:rsidRDefault="00B47401" w14:paraId="17104F3A" w14:textId="6C6DFC62">
          <w:pPr>
            <w:pStyle w:val="TDC2"/>
            <w:tabs>
              <w:tab w:val="right" w:leader="dot" w:pos="9062"/>
            </w:tabs>
            <w:rPr>
              <w:del w:author="Liliana Patricia Santacruz Valencia" w:date="2026-10-21T21:55:00Z" w16du:dateUtc="2026-10-21T19:55:00Z" w:id="213"/>
              <w:rFonts w:asciiTheme="minorHAnsi" w:hAnsiTheme="minorHAnsi" w:eastAsiaTheme="minorEastAsia" w:cstheme="minorBidi"/>
              <w:noProof/>
              <w:kern w:val="2"/>
              <w:lang w:val="es-ES" w:eastAsia="es-ES"/>
              <w14:ligatures w14:val="standardContextual"/>
            </w:rPr>
          </w:pPr>
        </w:p>
        <w:p w:rsidR="00B47401" w:rsidDel="0008515A" w:rsidRDefault="00B47401" w14:paraId="67BC27A7" w14:textId="3C44E506">
          <w:pPr>
            <w:pStyle w:val="TDC2"/>
            <w:tabs>
              <w:tab w:val="right" w:leader="dot" w:pos="9062"/>
            </w:tabs>
            <w:rPr>
              <w:del w:author="Liliana Patricia Santacruz Valencia" w:date="2026-10-21T21:55:00Z" w16du:dateUtc="2026-10-21T19:55:00Z" w:id="216"/>
              <w:rFonts w:asciiTheme="minorHAnsi" w:hAnsiTheme="minorHAnsi" w:eastAsiaTheme="minorEastAsia" w:cstheme="minorBidi"/>
              <w:noProof/>
              <w:kern w:val="2"/>
              <w:lang w:val="es-ES" w:eastAsia="es-ES"/>
              <w14:ligatures w14:val="standardContextual"/>
            </w:rPr>
          </w:pPr>
        </w:p>
        <w:p w:rsidR="00B47401" w:rsidDel="0008515A" w:rsidRDefault="00B47401" w14:paraId="384A2BBA" w14:textId="0B3B7022">
          <w:pPr>
            <w:pStyle w:val="TDC2"/>
            <w:tabs>
              <w:tab w:val="right" w:leader="dot" w:pos="9062"/>
            </w:tabs>
            <w:rPr>
              <w:del w:author="Liliana Patricia Santacruz Valencia" w:date="2026-10-21T21:55:00Z" w16du:dateUtc="2026-10-21T19:55:00Z" w:id="219"/>
              <w:rFonts w:asciiTheme="minorHAnsi" w:hAnsiTheme="minorHAnsi" w:eastAsiaTheme="minorEastAsia" w:cstheme="minorBidi"/>
              <w:noProof/>
              <w:kern w:val="2"/>
              <w:lang w:val="es-ES" w:eastAsia="es-ES"/>
              <w14:ligatures w14:val="standardContextual"/>
            </w:rPr>
          </w:pPr>
        </w:p>
        <w:p w:rsidR="00B47401" w:rsidDel="0008515A" w:rsidRDefault="00B47401" w14:paraId="107C544B" w14:textId="76392EA3">
          <w:pPr>
            <w:pStyle w:val="TDC2"/>
            <w:tabs>
              <w:tab w:val="right" w:leader="dot" w:pos="9062"/>
            </w:tabs>
            <w:rPr>
              <w:del w:author="Liliana Patricia Santacruz Valencia" w:date="2026-10-21T21:55:00Z" w16du:dateUtc="2026-10-21T19:55:00Z" w:id="222"/>
              <w:rFonts w:asciiTheme="minorHAnsi" w:hAnsiTheme="minorHAnsi" w:eastAsiaTheme="minorEastAsia" w:cstheme="minorBidi"/>
              <w:noProof/>
              <w:kern w:val="2"/>
              <w:lang w:val="es-ES" w:eastAsia="es-ES"/>
              <w14:ligatures w14:val="standardContextual"/>
            </w:rPr>
          </w:pPr>
        </w:p>
        <w:p w:rsidR="00B47401" w:rsidDel="0008515A" w:rsidRDefault="00B47401" w14:paraId="0CBA6CEF" w14:textId="4ABED21F">
          <w:pPr>
            <w:pStyle w:val="TDC2"/>
            <w:tabs>
              <w:tab w:val="right" w:leader="dot" w:pos="9062"/>
            </w:tabs>
            <w:rPr>
              <w:del w:author="Liliana Patricia Santacruz Valencia" w:date="2026-10-21T21:55:00Z" w16du:dateUtc="2026-10-21T19:55:00Z" w:id="225"/>
              <w:rFonts w:asciiTheme="minorHAnsi" w:hAnsiTheme="minorHAnsi" w:eastAsiaTheme="minorEastAsia" w:cstheme="minorBidi"/>
              <w:noProof/>
              <w:kern w:val="2"/>
              <w:lang w:val="es-ES" w:eastAsia="es-ES"/>
              <w14:ligatures w14:val="standardContextual"/>
            </w:rPr>
          </w:pPr>
        </w:p>
        <w:p w:rsidR="00B47401" w:rsidDel="0008515A" w:rsidRDefault="00B47401" w14:paraId="66F1BC54" w14:textId="159FBC60">
          <w:pPr>
            <w:pStyle w:val="TDC2"/>
            <w:tabs>
              <w:tab w:val="right" w:leader="dot" w:pos="9062"/>
            </w:tabs>
            <w:rPr>
              <w:del w:author="Liliana Patricia Santacruz Valencia" w:date="2026-10-21T21:55:00Z" w16du:dateUtc="2026-10-21T19:55:00Z" w:id="228"/>
              <w:rFonts w:asciiTheme="minorHAnsi" w:hAnsiTheme="minorHAnsi" w:eastAsiaTheme="minorEastAsia" w:cstheme="minorBidi"/>
              <w:noProof/>
              <w:kern w:val="2"/>
              <w:lang w:val="es-ES" w:eastAsia="es-ES"/>
              <w14:ligatures w14:val="standardContextual"/>
            </w:rPr>
          </w:pPr>
        </w:p>
        <w:p w:rsidR="00B47401" w:rsidDel="0008515A" w:rsidRDefault="00B47401" w14:paraId="62D2C27F" w14:textId="2147F7B1">
          <w:pPr>
            <w:pStyle w:val="TDC1"/>
            <w:tabs>
              <w:tab w:val="right" w:leader="dot" w:pos="9062"/>
            </w:tabs>
            <w:rPr>
              <w:del w:author="Liliana Patricia Santacruz Valencia" w:date="2026-10-21T21:55:00Z" w16du:dateUtc="2026-10-21T19:55:00Z" w:id="231"/>
              <w:rFonts w:asciiTheme="minorHAnsi" w:hAnsiTheme="minorHAnsi" w:eastAsiaTheme="minorEastAsia" w:cstheme="minorBidi"/>
              <w:noProof/>
              <w:kern w:val="2"/>
              <w:lang w:val="es-ES" w:eastAsia="es-ES"/>
              <w14:ligatures w14:val="standardContextual"/>
            </w:rPr>
          </w:pPr>
        </w:p>
        <w:p w:rsidR="00B47401" w:rsidDel="0008515A" w:rsidRDefault="00B47401" w14:paraId="4A7C7620" w14:textId="48922B02">
          <w:pPr>
            <w:pStyle w:val="TDC1"/>
            <w:tabs>
              <w:tab w:val="right" w:leader="dot" w:pos="9062"/>
            </w:tabs>
            <w:rPr>
              <w:del w:author="Liliana Patricia Santacruz Valencia" w:date="2026-10-21T21:55:00Z" w16du:dateUtc="2026-10-21T19:55:00Z" w:id="234"/>
              <w:rFonts w:asciiTheme="minorHAnsi" w:hAnsiTheme="minorHAnsi" w:eastAsiaTheme="minorEastAsia" w:cstheme="minorBidi"/>
              <w:noProof/>
              <w:kern w:val="2"/>
              <w:lang w:val="es-ES" w:eastAsia="es-ES"/>
              <w14:ligatures w14:val="standardContextual"/>
            </w:rPr>
          </w:pPr>
        </w:p>
        <w:p w:rsidR="00B47401" w:rsidDel="0008515A" w:rsidRDefault="00B47401" w14:paraId="23CC8A5C" w14:textId="68900A69">
          <w:pPr>
            <w:pStyle w:val="TDC1"/>
            <w:tabs>
              <w:tab w:val="right" w:leader="dot" w:pos="9062"/>
            </w:tabs>
            <w:rPr>
              <w:del w:author="Liliana Patricia Santacruz Valencia" w:date="2026-10-21T21:55:00Z" w16du:dateUtc="2026-10-21T19:55:00Z" w:id="237"/>
              <w:rFonts w:asciiTheme="minorHAnsi" w:hAnsiTheme="minorHAnsi" w:eastAsiaTheme="minorEastAsia" w:cstheme="minorBidi"/>
              <w:noProof/>
              <w:kern w:val="2"/>
              <w:lang w:val="es-ES" w:eastAsia="es-ES"/>
              <w14:ligatures w14:val="standardContextual"/>
            </w:rPr>
          </w:pPr>
        </w:p>
        <w:p w:rsidR="00B47401" w:rsidDel="0008515A" w:rsidRDefault="00B47401" w14:paraId="78E4B200" w14:textId="20560635">
          <w:pPr>
            <w:pStyle w:val="TDC1"/>
            <w:tabs>
              <w:tab w:val="right" w:leader="dot" w:pos="9062"/>
            </w:tabs>
            <w:rPr>
              <w:del w:author="Liliana Patricia Santacruz Valencia" w:date="2026-10-21T21:55:00Z" w16du:dateUtc="2026-10-21T19:55:00Z" w:id="240"/>
              <w:rFonts w:asciiTheme="minorHAnsi" w:hAnsiTheme="minorHAnsi" w:eastAsiaTheme="minorEastAsia" w:cstheme="minorBidi"/>
              <w:noProof/>
              <w:kern w:val="2"/>
              <w:lang w:val="es-ES" w:eastAsia="es-ES"/>
              <w14:ligatures w14:val="standardContextual"/>
            </w:rPr>
          </w:pPr>
        </w:p>
        <w:p w:rsidR="4E98A6FD" w:rsidRDefault="4E98A6FD" w14:paraId="7EE9F631" w14:textId="788DAE3F">
          <w:r>
            <w:fldChar w:fldCharType="end"/>
          </w:r>
        </w:p>
      </w:sdtContent>
    </w:sdt>
    <w:p w:rsidR="00A747DC" w:rsidRDefault="00A747DC" w14:paraId="7096B148" w14:textId="77777777">
      <w:pPr>
        <w:spacing w:after="20"/>
      </w:pPr>
    </w:p>
    <w:p w:rsidR="00A747DC" w:rsidRDefault="00253CC9" w14:paraId="601BFE2E" w14:textId="77777777">
      <w:r>
        <w:br w:type="page"/>
      </w:r>
    </w:p>
    <w:p w:rsidR="00A747DC" w:rsidP="00185CA7" w:rsidRDefault="00253CC9" w14:paraId="2CF321A0" w14:textId="77777777">
      <w:pPr>
        <w:pStyle w:val="Ttulo1"/>
        <w:pageBreakBefore/>
        <w:jc w:val="center"/>
      </w:pPr>
      <w:bookmarkStart w:name="_Toc243512129" w:id="243"/>
      <w:r>
        <w:t>Resumen</w:t>
      </w:r>
      <w:bookmarkEnd w:id="243"/>
    </w:p>
    <w:p w:rsidR="00185CA7" w:rsidP="00B47401" w:rsidRDefault="00185CA7" w14:paraId="0B65160B" w14:textId="77777777">
      <w:pPr>
        <w:spacing w:after="120" w:line="360" w:lineRule="auto"/>
        <w:jc w:val="both"/>
      </w:pPr>
    </w:p>
    <w:p w:rsidR="00B47401" w:rsidP="00B47401" w:rsidRDefault="00B47401" w14:paraId="6F2C3C26" w14:textId="62DE7616">
      <w:pPr>
        <w:spacing w:after="120" w:line="360" w:lineRule="auto"/>
        <w:jc w:val="both"/>
      </w:pPr>
      <w:r>
        <w:t>La difusión de desinformación a través de medios digitales ha impulsado el desarrollo de sistemas automáticos para clasificar contenidos potencialmente falsos. Sin embargo, un rendimiento elevado puede deberse a diferencias de fuente, formato o estilo editorial presentes en los datos y no únicamente a señales generalizables de desinformación. Este problema dificulta la interpretación de los resultados y puede generar una percepción errónea sobre la capacidad real de los clasificadores.</w:t>
      </w:r>
    </w:p>
    <w:p w:rsidR="00B47401" w:rsidP="00B47401" w:rsidRDefault="00B47401" w14:paraId="53F5CD0E" w14:textId="77777777">
      <w:pPr>
        <w:spacing w:after="120" w:line="360" w:lineRule="auto"/>
        <w:jc w:val="both"/>
      </w:pPr>
      <w:r w:rsidRPr="229D7926" w:rsidR="00B47401">
        <w:rPr>
          <w:lang w:val="es-ES"/>
        </w:rPr>
        <w:t xml:space="preserve">Ante esta situación, el presente Trabajo Fin de Grado propone una metodología experimental reproducible para la clasificación textual de </w:t>
      </w:r>
      <w:r w:rsidRPr="229D7926" w:rsidR="00B47401">
        <w:rPr>
          <w:i w:val="1"/>
          <w:iCs w:val="1"/>
          <w:lang w:val="es-ES"/>
        </w:rPr>
        <w:t>fake news</w:t>
      </w:r>
      <w:r w:rsidRPr="229D7926" w:rsidR="00B47401">
        <w:rPr>
          <w:lang w:val="es-ES"/>
        </w:rPr>
        <w:t>, con especial atención a la trazabilidad de los datos, las transformaciones aplicadas y los resultados obtenidos.</w:t>
      </w:r>
    </w:p>
    <w:p w:rsidR="00B47401" w:rsidP="00B47401" w:rsidRDefault="00B47401" w14:paraId="4F732776" w14:textId="77777777">
      <w:pPr>
        <w:spacing w:after="120" w:line="360" w:lineRule="auto"/>
        <w:jc w:val="both"/>
      </w:pPr>
      <w:r w:rsidRPr="229D7926" w:rsidR="00B47401">
        <w:rPr>
          <w:lang w:val="es-ES"/>
        </w:rPr>
        <w:t>Para ello, a partir de 50.503 registros de archive2 y LIAR se construyó un corpus binario derivado de 44.408 representantes tras auditar duplicados y excluir grupos de etiquetas contradictorias. El flujo incorpora validaciones de esquema, integridad, etiquetas y valores nulos; aplica un preprocesamiento determinista y representa los textos mediante TF-IDF. Se compararon regresión logística y Linear SVC mediante cinco particiones agrupadas comunes, con ajuste del vectorizador exclusivamente en los datos de entrenamiento. La evaluación incluye métricas, matrices de confusión, análisis de errores, términos influyentes y pruebas de transferencia entre fuentes. Se conservaron configuración, particiones, predicciones, modelos y manifiestos para auditar cada ejecución.</w:t>
      </w:r>
    </w:p>
    <w:p w:rsidR="00B47401" w:rsidP="00B47401" w:rsidRDefault="00B47401" w14:paraId="4EE9E48A" w14:textId="77777777">
      <w:pPr>
        <w:pageBreakBefore w:val="1"/>
        <w:spacing w:after="120" w:line="360" w:lineRule="auto"/>
        <w:jc w:val="both"/>
      </w:pPr>
      <w:r w:rsidRPr="229D7926" w:rsidR="00B47401">
        <w:rPr>
          <w:lang w:val="es-ES"/>
        </w:rPr>
        <w:t xml:space="preserve">La regresión logística obtuvo el mayor macro F1 medio de la comparación interna en cinco particiones agrupadas, 0,9392 ± 0,0013, frente a 0,9388 ± 0,0020 de Linear SVC. El macro F1 de 0,9424 de Linear SVC corresponde al </w:t>
      </w:r>
      <w:r w:rsidRPr="229D7926" w:rsidR="00B47401">
        <w:rPr>
          <w:i w:val="1"/>
          <w:iCs w:val="1"/>
          <w:lang w:val="es-ES"/>
        </w:rPr>
        <w:t>holdout</w:t>
      </w:r>
      <w:r w:rsidRPr="229D7926" w:rsidR="00B47401">
        <w:rPr>
          <w:lang w:val="es-ES"/>
        </w:rPr>
        <w:t xml:space="preserve"> anterior y se conserva como referencia histórica bajo un protocolo distinto. No obstante, el análisis muestra que los modelos pueden aprovechar marcas de procedencia y patrones editoriales, por lo que estas métricas no demuestran generalización a otras fuentes o dominios. El módulo complementario de adquisición de mensajes de Telegram permaneció separado del experimento, dado que sus datos no estaban etiquetados.</w:t>
      </w:r>
    </w:p>
    <w:p w:rsidR="00B47401" w:rsidP="00B47401" w:rsidRDefault="00B47401" w14:paraId="41714F21" w14:textId="77777777">
      <w:pPr>
        <w:spacing w:after="120" w:line="360" w:lineRule="auto"/>
        <w:jc w:val="both"/>
      </w:pPr>
      <w:r w:rsidRPr="229D7926" w:rsidR="00B47401">
        <w:rPr>
          <w:lang w:val="es-ES"/>
        </w:rPr>
        <w:t xml:space="preserve">En conclusión, el trabajo proporciona una línea base eficiente, interpretable y reproducible para estudiar la clasificación textual de </w:t>
      </w:r>
      <w:r w:rsidRPr="229D7926" w:rsidR="00B47401">
        <w:rPr>
          <w:i w:val="1"/>
          <w:iCs w:val="1"/>
          <w:lang w:val="es-ES"/>
        </w:rPr>
        <w:t>fake news</w:t>
      </w:r>
      <w:r w:rsidRPr="229D7926" w:rsidR="00B47401">
        <w:rPr>
          <w:lang w:val="es-ES"/>
        </w:rPr>
        <w:t>. Su principal aportación reside en combinar el rendimiento predictivo con la trazabilidad experimental y con una delimitación explícita de las condiciones bajo las que pueden interpretarse los resultados.</w:t>
      </w:r>
    </w:p>
    <w:p w:rsidR="00185CA7" w:rsidRDefault="00185CA7" w14:paraId="0DBA538C" w14:textId="77777777">
      <w:pPr>
        <w:spacing w:after="120" w:line="360" w:lineRule="auto"/>
        <w:rPr>
          <w:b/>
        </w:rPr>
      </w:pPr>
    </w:p>
    <w:p w:rsidR="005D1617" w:rsidP="229D7926" w:rsidRDefault="005D1617" w14:paraId="35762BFB" w14:textId="400B54A0">
      <w:pPr>
        <w:spacing w:after="120" w:line="360" w:lineRule="auto"/>
        <w:jc w:val="both"/>
        <w:rPr>
          <w:lang w:val="es-ES"/>
        </w:rPr>
        <w:sectPr w:rsidR="005D1617" w:rsidSect="005E09EB">
          <w:headerReference w:type="even" r:id="rId8"/>
          <w:headerReference w:type="default" r:id="rId9"/>
          <w:footerReference w:type="even" r:id="rId10"/>
          <w:footerReference w:type="default" r:id="rId11"/>
          <w:headerReference w:type="first" r:id="rId12"/>
          <w:footerReference w:type="first" r:id="rId13"/>
          <w:pgSz w:w="11906" w:h="16838" w:orient="portrait"/>
          <w:pgMar w:top="1417" w:right="1417" w:bottom="1417" w:left="1417" w:header="720" w:footer="720" w:gutter="0"/>
          <w:pgNumType w:fmt="lowerRoman" w:start="1"/>
          <w:cols w:space="720"/>
        </w:sectPr>
      </w:pPr>
      <w:r w:rsidRPr="229D7926" w:rsidR="005D1617">
        <w:rPr>
          <w:b w:val="1"/>
          <w:bCs w:val="1"/>
          <w:lang w:val="es-ES"/>
        </w:rPr>
        <w:t>Palabras clave:</w:t>
      </w:r>
      <w:r w:rsidRPr="229D7926" w:rsidR="005D1617">
        <w:rPr>
          <w:lang w:val="es-ES"/>
        </w:rPr>
        <w:t xml:space="preserve"> </w:t>
      </w:r>
      <w:r w:rsidRPr="229D7926" w:rsidR="005D1617">
        <w:rPr>
          <w:lang w:val="es-ES"/>
        </w:rPr>
        <w:t>fake</w:t>
      </w:r>
      <w:r w:rsidRPr="229D7926" w:rsidR="005D1617">
        <w:rPr>
          <w:lang w:val="es-ES"/>
        </w:rPr>
        <w:t xml:space="preserve"> </w:t>
      </w:r>
      <w:r w:rsidRPr="229D7926" w:rsidR="005D1617">
        <w:rPr>
          <w:lang w:val="es-ES"/>
        </w:rPr>
        <w:t>news</w:t>
      </w:r>
      <w:r w:rsidRPr="229D7926" w:rsidR="005D1617">
        <w:rPr>
          <w:lang w:val="es-ES"/>
        </w:rPr>
        <w:t>; clasificación textual; aprendizaje automático; TF-IDF; reproducibilidad; procesamiento del lenguaje natural</w:t>
      </w:r>
      <w:r w:rsidRPr="229D7926">
        <w:rPr>
          <w:lang w:val="es-ES"/>
        </w:rPr>
        <w:br w:type="page"/>
      </w:r>
    </w:p>
    <w:p w:rsidR="00A747DC" w:rsidP="3DBD6B24" w:rsidRDefault="00253CC9" w14:paraId="47F825D1" w14:textId="77777777">
      <w:pPr>
        <w:pStyle w:val="Ttulo1"/>
        <w:pageBreakBefore/>
        <w:spacing w:line="360" w:lineRule="auto"/>
      </w:pPr>
      <w:bookmarkStart w:name="_Toc243512130" w:id="245"/>
      <w:r>
        <w:t>1. Introducción</w:t>
      </w:r>
      <w:bookmarkEnd w:id="245"/>
    </w:p>
    <w:p w:rsidR="00B47401" w:rsidP="00B47401" w:rsidRDefault="00B47401" w14:paraId="048B7549" w14:textId="77777777">
      <w:pPr>
        <w:spacing w:after="120" w:line="360" w:lineRule="auto"/>
        <w:jc w:val="both"/>
      </w:pPr>
      <w:r w:rsidRPr="229D7926" w:rsidR="00B47401">
        <w:rPr>
          <w:lang w:val="es-ES"/>
        </w:rPr>
        <w:t xml:space="preserve">La expansión de las redes sociales y de las plataformas digitales ha transformado la forma en que se produce, comparte y consume información. Aunque estos medios facilitan el acceso inmediato a una gran cantidad de contenidos, también favorecen la rápida difusión de información falsa, manipulada o engañosa. Este fenómeno, habitualmente asociado al concepto de </w:t>
      </w:r>
      <w:r w:rsidRPr="229D7926" w:rsidR="00B47401">
        <w:rPr>
          <w:i w:val="1"/>
          <w:iCs w:val="1"/>
          <w:lang w:val="es-ES"/>
        </w:rPr>
        <w:t>fake news</w:t>
      </w:r>
      <w:r w:rsidRPr="229D7926" w:rsidR="00B47401">
        <w:rPr>
          <w:lang w:val="es-ES"/>
        </w:rPr>
        <w:t>, puede afectar a la calidad de la información disponible y dificultar que los usuarios distingan entre contenidos fiables y desinformación (Lazer et al., 2018). Además, diversos estudios han mostrado que las noticias falsas pueden propagarse en las redes sociales con mayor rapidez y alcanzar a más usuarios que las informaciones verdaderas (Vosoughi et al., 2018).</w:t>
      </w:r>
    </w:p>
    <w:p w:rsidR="00B47401" w:rsidP="00B47401" w:rsidRDefault="00B47401" w14:paraId="1497700C" w14:textId="77777777">
      <w:pPr>
        <w:spacing w:after="120" w:line="360" w:lineRule="auto"/>
        <w:jc w:val="both"/>
      </w:pPr>
      <w:r w:rsidRPr="229D7926" w:rsidR="00B47401">
        <w:rPr>
          <w:lang w:val="es-ES"/>
        </w:rPr>
        <w:t xml:space="preserve">Ante este problema, la detección automática de </w:t>
      </w:r>
      <w:r w:rsidRPr="229D7926" w:rsidR="00B47401">
        <w:rPr>
          <w:i w:val="1"/>
          <w:iCs w:val="1"/>
          <w:lang w:val="es-ES"/>
        </w:rPr>
        <w:t>fake news</w:t>
      </w:r>
      <w:r w:rsidRPr="229D7926" w:rsidR="00B47401">
        <w:rPr>
          <w:lang w:val="es-ES"/>
        </w:rPr>
        <w:t xml:space="preserve"> se ha convertido en un ámbito relevante de investigación. El procesamiento del lenguaje natural y las técnicas de aprendizaje automático permiten analizar grandes cantidades de contenido textual e identificar patrones que pueden ayudar a diferenciar entre distintos tipos de información. Sin embargo, obtener buenos resultados de clasificación no implica necesariamente que un modelo sea capaz de reconocer la desinformación de forma generalizable.</w:t>
      </w:r>
    </w:p>
    <w:p w:rsidR="00B47401" w:rsidP="00B47401" w:rsidRDefault="00B47401" w14:paraId="3F1B5B3A" w14:textId="77777777">
      <w:pPr>
        <w:spacing w:after="120" w:line="360" w:lineRule="auto"/>
        <w:jc w:val="both"/>
      </w:pPr>
      <w:r w:rsidRPr="229D7926" w:rsidR="00B47401">
        <w:rPr>
          <w:lang w:val="es-ES"/>
        </w:rPr>
        <w:t xml:space="preserve">Uno de los principales retos se encuentra en los propios datos utilizados para entrenar y evaluar estos sistemas. Aspectos como la procedencia de las noticias, el estilo de redacción, la longitud de los textos, la composición de los conjuntos de datos o los criterios empleados para asignar las etiquetas pueden introducir patrones que el modelo utilice para realizar la clasificación sin que estos estén directamente relacionados con la veracidad del contenido. Por este motivo, la evaluación de un sistema de detección de </w:t>
      </w:r>
      <w:r w:rsidRPr="229D7926" w:rsidR="00B47401">
        <w:rPr>
          <w:i w:val="1"/>
          <w:iCs w:val="1"/>
          <w:lang w:val="es-ES"/>
        </w:rPr>
        <w:t>fake news</w:t>
      </w:r>
      <w:r w:rsidRPr="229D7926" w:rsidR="00B47401">
        <w:rPr>
          <w:lang w:val="es-ES"/>
        </w:rPr>
        <w:t xml:space="preserve"> no debe limitarse únicamente a analizar sus métricas de rendimiento, sino que también debe considerar cómo se han construido y procesado los datos utilizados en el experimento (Shu et al., 2017; Thorne &amp; Vlachos, 2018).</w:t>
      </w:r>
    </w:p>
    <w:p w:rsidR="00B47401" w:rsidP="00B47401" w:rsidRDefault="00B47401" w14:paraId="7A02C51C" w14:textId="77777777">
      <w:pPr>
        <w:spacing w:after="120" w:line="360" w:lineRule="auto"/>
        <w:jc w:val="both"/>
      </w:pPr>
      <w:r>
        <w:t>En este contexto, resulta especialmente importante disponer de un proceso experimental claro, trazable y reproducible. La documentación de las fuentes de datos, los criterios de selección y etiquetado, las transformaciones realizadas sobre los textos, la división del corpus y la configuración de los modelos permite interpretar adecuadamente los resultados obtenidos y facilita la repetición y verificación de los experimentos.</w:t>
      </w:r>
    </w:p>
    <w:p w:rsidR="00B47401" w:rsidP="00B47401" w:rsidRDefault="00B47401" w14:paraId="5726A41B" w14:textId="77777777">
      <w:pPr>
        <w:spacing w:after="120" w:line="360" w:lineRule="auto"/>
        <w:jc w:val="both"/>
      </w:pPr>
      <w:r w:rsidRPr="229D7926" w:rsidR="00B47401">
        <w:rPr>
          <w:lang w:val="es-ES"/>
        </w:rPr>
        <w:t xml:space="preserve">Partiendo de esta necesidad, este Trabajo Fin de Grado aborda la detección automática de </w:t>
      </w:r>
      <w:r w:rsidRPr="229D7926" w:rsidR="00B47401">
        <w:rPr>
          <w:i w:val="1"/>
          <w:iCs w:val="1"/>
          <w:lang w:val="es-ES"/>
        </w:rPr>
        <w:t>fake news</w:t>
      </w:r>
      <w:r w:rsidRPr="229D7926" w:rsidR="00B47401">
        <w:rPr>
          <w:lang w:val="es-ES"/>
        </w:rPr>
        <w:t xml:space="preserve"> mediante el diseño y desarrollo de un proceso experimental reproducible para la </w:t>
      </w:r>
      <w:r w:rsidRPr="229D7926" w:rsidR="00B47401">
        <w:rPr>
          <w:lang w:val="es-ES"/>
        </w:rPr>
        <w:t>construcción, preparación y análisis de un corpus textual. El trabajo no se centra únicamente en obtener un modelo con buenas métricas de clasificación, sino también en estudiar de forma controlada cómo las características y transformaciones de los datos pueden influir en los resultados. De este modo, se pretende proporcionar una base experimental que permita evaluar los modelos de forma más rigurosa y comprender mejor las limitaciones asociadas al proceso de detección automática de desinformación.</w:t>
      </w:r>
    </w:p>
    <w:p w:rsidR="008617EA" w:rsidP="3DBD6B24" w:rsidRDefault="00253CC9" w14:paraId="6A9721FB" w14:textId="00A86490">
      <w:pPr>
        <w:pStyle w:val="Ttulo2"/>
        <w:spacing w:line="360" w:lineRule="auto"/>
      </w:pPr>
      <w:bookmarkStart w:name="_Toc243512131" w:id="246"/>
      <w:r>
        <w:t>1.1 Motivación</w:t>
      </w:r>
      <w:bookmarkEnd w:id="246"/>
    </w:p>
    <w:p w:rsidR="00B47401" w:rsidP="00B47401" w:rsidRDefault="00B47401" w14:paraId="02F0A945" w14:textId="77777777">
      <w:pPr>
        <w:spacing w:after="120" w:line="360" w:lineRule="auto"/>
        <w:jc w:val="both"/>
      </w:pPr>
      <w:r w:rsidRPr="229D7926" w:rsidR="00B47401">
        <w:rPr>
          <w:lang w:val="es-ES"/>
        </w:rPr>
        <w:t xml:space="preserve">La detección automática de </w:t>
      </w:r>
      <w:r w:rsidRPr="229D7926" w:rsidR="00B47401">
        <w:rPr>
          <w:i w:val="1"/>
          <w:iCs w:val="1"/>
          <w:lang w:val="es-ES"/>
        </w:rPr>
        <w:t>fake news</w:t>
      </w:r>
      <w:r w:rsidRPr="229D7926" w:rsidR="00B47401">
        <w:rPr>
          <w:lang w:val="es-ES"/>
        </w:rPr>
        <w:t xml:space="preserve"> plantea un problema especialmente relevante desde el punto de vista del procesamiento del lenguaje natural y el aprendizaje automático. La gran cantidad de información que circula a través de medios digitales hace inviable realizar una revisión manual de todos los contenidos, por lo que resulta de interés estudiar métodos capaces de apoyar su análisis y clasificación de forma automatizada.</w:t>
      </w:r>
    </w:p>
    <w:p w:rsidR="00B47401" w:rsidP="00B47401" w:rsidRDefault="00B47401" w14:paraId="44423D6A" w14:textId="77777777">
      <w:pPr>
        <w:spacing w:after="120" w:line="360" w:lineRule="auto"/>
        <w:jc w:val="both"/>
      </w:pPr>
      <w:r>
        <w:t>Sin embargo, uno de los principales desafíos de estos sistemas consiste en determinar hasta qué punto los resultados obtenidos reflejan realmente la capacidad del modelo para identificar patrones relacionados con la desinformación. El rendimiento puede verse condicionado por factores asociados a los datos de entrenamiento, como su procedencia, el estilo de redacción, el formato de los documentos o los criterios utilizados para establecer las etiquetas. Como consecuencia, un modelo puede alcanzar resultados elevados aprovechando características particulares del conjunto de datos sin que ello implique necesariamente una buena capacidad de generalización.</w:t>
      </w:r>
    </w:p>
    <w:p w:rsidR="00B47401" w:rsidP="00B47401" w:rsidRDefault="00B47401" w14:paraId="5FA7D9BB" w14:textId="77777777">
      <w:pPr>
        <w:spacing w:after="120" w:line="360" w:lineRule="auto"/>
        <w:jc w:val="both"/>
      </w:pPr>
      <w:r>
        <w:t>Esta problemática motiva el desarrollo de un entorno experimental en el que sea posible controlar y documentar las diferentes etapas del proceso de clasificación. En este TFG se plantea, por tanto, la construcción de un pipeline reproducible que permita integrar diferentes conjuntos de datos públicos, preparar y representar los textos, entrenar modelos de clasificación bajo unas condiciones comunes y analizar sus resultados de manera sistemática. Más que buscar exclusivamente el modelo con mejores métricas, se pretende disponer de un proceso que permita comprender e interpretar los resultados obtenidos y estudiar la influencia que pueden ejercer las características del corpus sobre ellos.</w:t>
      </w:r>
    </w:p>
    <w:p w:rsidR="00B47401" w:rsidP="00B47401" w:rsidRDefault="00B47401" w14:paraId="6369B4B5" w14:textId="77777777">
      <w:pPr>
        <w:spacing w:after="120" w:line="360" w:lineRule="auto"/>
        <w:jc w:val="both"/>
      </w:pPr>
      <w:r w:rsidRPr="229D7926" w:rsidR="00B47401">
        <w:rPr>
          <w:lang w:val="es-ES"/>
        </w:rPr>
        <w:t xml:space="preserve">Adicionalmente, el interés por estudiar este problema en entornos de comunicación actuales ha llevado a incorporar un módulo para la adquisición de mensajes procedentes de canales públicos de Telegram. Aunque estos datos no forman parte del entrenamiento ni de la evaluación </w:t>
      </w:r>
      <w:r w:rsidRPr="229D7926" w:rsidR="00B47401">
        <w:rPr>
          <w:lang w:val="es-ES"/>
        </w:rPr>
        <w:t>realizada en este trabajo, el módulo establece una primera base técnica para futuras extensiones en las que pueda estudiarse el comportamiento de los modelos sobre información procedente de esta plataforma.</w:t>
      </w:r>
    </w:p>
    <w:p w:rsidR="00B47401" w:rsidP="00B47401" w:rsidRDefault="00B47401" w14:paraId="0C930D37" w14:textId="77777777">
      <w:pPr>
        <w:spacing w:after="120" w:line="360" w:lineRule="auto"/>
        <w:jc w:val="both"/>
      </w:pPr>
      <w:r w:rsidRPr="229D7926" w:rsidR="00B47401">
        <w:rPr>
          <w:lang w:val="es-ES"/>
        </w:rPr>
        <w:t>De este modo, la motivación del proyecto combina el interés social asociado a la detección de desinformación con un problema técnico relevante: desarrollar procesos de clasificación que, además de proporcionar resultados cuantitativos, sean reproducibles, trazables y permitan analizar de forma crítica las posibles limitaciones derivadas de los datos utilizados.</w:t>
      </w:r>
    </w:p>
    <w:p w:rsidRPr="00783949" w:rsidR="00783949" w:rsidP="3DBD6B24" w:rsidRDefault="00253CC9" w14:paraId="6055220F" w14:textId="3132FFFB">
      <w:pPr>
        <w:pStyle w:val="Ttulo2"/>
        <w:spacing w:line="360" w:lineRule="auto"/>
      </w:pPr>
      <w:bookmarkStart w:name="_Toc243512132" w:id="247"/>
      <w:r>
        <w:t>1.2 Objetivos</w:t>
      </w:r>
      <w:bookmarkEnd w:id="247"/>
    </w:p>
    <w:p w:rsidR="00A747DC" w:rsidP="3DBD6B24" w:rsidRDefault="00253CC9" w14:paraId="3D08778F" w14:textId="77777777">
      <w:pPr>
        <w:spacing w:line="360" w:lineRule="auto"/>
      </w:pPr>
      <w:r>
        <w:t>Los objetivos definidos para el presente proyecto se describen a continuación.</w:t>
      </w:r>
    </w:p>
    <w:p w:rsidR="00A747DC" w:rsidP="3DBD6B24" w:rsidRDefault="00253CC9" w14:paraId="08DF8830" w14:textId="77777777">
      <w:pPr>
        <w:spacing w:line="360" w:lineRule="auto"/>
      </w:pPr>
      <w:r w:rsidRPr="3DBD6B24">
        <w:rPr>
          <w:b/>
          <w:bCs/>
        </w:rPr>
        <w:t>Objetivo general</w:t>
      </w:r>
    </w:p>
    <w:p w:rsidR="00A747DC" w:rsidRDefault="00B47401" w14:paraId="027847BF" w14:textId="0859DB0D">
      <w:pPr>
        <w:spacing w:after="120" w:line="360" w:lineRule="auto"/>
        <w:jc w:val="both"/>
      </w:pPr>
      <w:r>
        <w:rPr>
          <w:lang w:val="es-ES"/>
        </w:rPr>
        <w:t xml:space="preserve">Diseñar, implementar y evaluar un proceso experimental reproducible para la clasificación automática de </w:t>
      </w:r>
      <w:proofErr w:type="gramStart"/>
      <w:r>
        <w:rPr>
          <w:i/>
          <w:iCs/>
          <w:lang w:val="es-ES"/>
        </w:rPr>
        <w:t>fake news</w:t>
      </w:r>
      <w:proofErr w:type="gramEnd"/>
      <w:r>
        <w:rPr>
          <w:lang w:val="es-ES"/>
        </w:rPr>
        <w:t xml:space="preserve"> a partir de contenido textual, mediante la construcción y validación de un corpus unificado y el entrenamiento y comparación de modelos supervisados de clasificación.</w:t>
      </w:r>
    </w:p>
    <w:p w:rsidR="00A747DC" w:rsidRDefault="00253CC9" w14:paraId="5B65279A" w14:textId="77777777">
      <w:pPr>
        <w:spacing w:after="120" w:line="360" w:lineRule="auto"/>
        <w:jc w:val="both"/>
        <w:rPr>
          <w:b/>
          <w:bCs/>
        </w:rPr>
      </w:pPr>
      <w:r>
        <w:rPr>
          <w:b/>
          <w:bCs/>
        </w:rPr>
        <w:t>Objetivos específicos</w:t>
      </w:r>
    </w:p>
    <w:p w:rsidR="00A747DC" w:rsidP="229D7926" w:rsidRDefault="00B47401" w14:paraId="52AD2825" w14:textId="6425FFB4">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pPr>
      <w:r w:rsidRPr="229D7926" w:rsidR="00B47401">
        <w:rPr>
          <w:color w:val="000000" w:themeColor="text1" w:themeTint="FF" w:themeShade="FF"/>
          <w:lang w:val="es-ES"/>
        </w:rPr>
        <w:t>Construir y validar un corpus binario unificado a partir de conjuntos de datos públicos, estableciendo criterios explícitos de selección, inclusión, exclusión y transformación de etiquetas.</w:t>
      </w:r>
    </w:p>
    <w:p w:rsidR="00A747DC" w:rsidP="229D7926" w:rsidRDefault="00B47401" w14:paraId="57EA052E" w14:textId="56D70EFA">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pPr>
      <w:r w:rsidRPr="229D7926" w:rsidR="00B47401">
        <w:rPr>
          <w:color w:val="000000" w:themeColor="text1" w:themeTint="FF" w:themeShade="FF"/>
          <w:lang w:val="es-ES"/>
        </w:rPr>
        <w:t>Diseñar e implementar un pipeline de procesamiento textual reproducible, que permita realizar de forma determinista las tareas de limpieza, normalización y representación de los textos.</w:t>
      </w:r>
    </w:p>
    <w:p w:rsidR="00A747DC" w:rsidP="229D7926" w:rsidRDefault="00B47401" w14:paraId="47D5AB93" w14:textId="5C999AC0">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pPr>
      <w:r w:rsidRPr="229D7926" w:rsidR="00B47401">
        <w:rPr>
          <w:color w:val="000000" w:themeColor="text1" w:themeTint="FF" w:themeShade="FF"/>
        </w:rPr>
        <w:t>Implementar mecanismos automáticos de control de calidad del corpus, verificando aspectos como la estructura de los datos, la integridad de los registros, las etiquetas, los valores nulos y la presencia de duplicados.</w:t>
      </w:r>
    </w:p>
    <w:p w:rsidR="00A747DC" w:rsidP="229D7926" w:rsidRDefault="00B47401" w14:paraId="6B23F586" w14:textId="2CB72B06">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pPr>
      <w:r w:rsidRPr="229D7926" w:rsidR="00B47401">
        <w:rPr>
          <w:color w:val="000000" w:themeColor="text1" w:themeTint="FF" w:themeShade="FF"/>
          <w:lang w:val="es-ES"/>
        </w:rPr>
        <w:t>Entrenar y comparar diferentes modelos supervisados de clasificación, utilizando representaciones textuales basadas en TF-IDF y una configuración experimental común.</w:t>
      </w:r>
    </w:p>
    <w:p w:rsidR="00A747DC" w:rsidP="229D7926" w:rsidRDefault="00B47401" w14:paraId="5D8F0EB0" w14:textId="29467BCA">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pPr>
      <w:r w:rsidRPr="229D7926" w:rsidR="00B47401">
        <w:rPr>
          <w:color w:val="000000" w:themeColor="text1" w:themeTint="FF" w:themeShade="FF"/>
        </w:rPr>
        <w:t>Evaluar el comportamiento de los modelos mediante métricas adecuadas para problemas de clasificación binaria, complementando el análisis cuantitativo con el estudio de los errores de clasificación y de los términos con mayor influencia en las predicciones.</w:t>
      </w:r>
    </w:p>
    <w:p w:rsidR="00A747DC" w:rsidP="229D7926" w:rsidRDefault="00B47401" w14:paraId="54335D43" w14:textId="1409AEB4">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pPr>
      <w:r w:rsidRPr="229D7926" w:rsidR="00B47401">
        <w:rPr>
          <w:color w:val="000000" w:themeColor="text1" w:themeTint="FF" w:themeShade="FF"/>
          <w:lang w:val="es-ES"/>
        </w:rPr>
        <w:t>Garantizar la trazabilidad y reproducibilidad de los experimentos, conservando la configuración utilizada, las métricas obtenidas, las predicciones, las matrices de confusión y los artefactos necesarios para reproducir y revisar cada ejecución.</w:t>
      </w:r>
    </w:p>
    <w:p w:rsidR="00A747DC" w:rsidP="229D7926" w:rsidRDefault="00B47401" w14:paraId="518DBFAF" w14:textId="6AB45C6C">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60" w:line="360" w:lineRule="auto"/>
        <w:jc w:val="both"/>
        <w:rPr/>
      </w:pPr>
      <w:r w:rsidRPr="229D7926" w:rsidR="00B47401">
        <w:rPr>
          <w:color w:val="000000" w:themeColor="text1" w:themeTint="FF" w:themeShade="FF"/>
          <w:lang w:val="es-ES"/>
        </w:rPr>
        <w:t xml:space="preserve">Implementar, como extensión del sistema experimental, un módulo para la adquisición bajo demanda de mensajes procedentes de canales públicos de </w:t>
      </w:r>
      <w:r w:rsidRPr="229D7926" w:rsidR="00B47401">
        <w:rPr>
          <w:color w:val="000000" w:themeColor="text1" w:themeTint="FF" w:themeShade="FF"/>
          <w:lang w:val="es-ES"/>
        </w:rPr>
        <w:t>Telegram</w:t>
      </w:r>
      <w:r w:rsidRPr="229D7926" w:rsidR="00B47401">
        <w:rPr>
          <w:color w:val="000000" w:themeColor="text1" w:themeTint="FF" w:themeShade="FF"/>
          <w:lang w:val="es-ES"/>
        </w:rPr>
        <w:t xml:space="preserve">, que permita su extracción, normalización y </w:t>
      </w:r>
      <w:r w:rsidRPr="229D7926" w:rsidR="00B47401">
        <w:rPr>
          <w:color w:val="000000" w:themeColor="text1" w:themeTint="FF" w:themeShade="FF"/>
          <w:lang w:val="es-ES"/>
        </w:rPr>
        <w:t>deduplicación</w:t>
      </w:r>
      <w:r w:rsidRPr="229D7926" w:rsidR="00B47401">
        <w:rPr>
          <w:color w:val="000000" w:themeColor="text1" w:themeTint="FF" w:themeShade="FF"/>
          <w:lang w:val="es-ES"/>
        </w:rPr>
        <w:t xml:space="preserve"> como base para futuros estudios sobre este dominio.</w:t>
      </w:r>
    </w:p>
    <w:p w:rsidR="00783949" w:rsidP="3DBD6B24" w:rsidRDefault="00253CC9" w14:paraId="45FF8F70" w14:textId="77777777">
      <w:pPr>
        <w:pStyle w:val="Ttulo2"/>
        <w:spacing w:after="120" w:line="360" w:lineRule="auto"/>
      </w:pPr>
      <w:bookmarkStart w:name="_Toc243512133" w:id="255"/>
      <w:r>
        <w:t>1.3 Estructura de la memoria</w:t>
      </w:r>
      <w:bookmarkEnd w:id="255"/>
    </w:p>
    <w:p w:rsidR="00A747DC" w:rsidP="3DBD6B24" w:rsidRDefault="00B47401" w14:paraId="30C8EF95" w14:textId="22BCA61F">
      <w:pPr>
        <w:spacing w:after="120" w:line="360" w:lineRule="auto"/>
        <w:jc w:val="both"/>
        <w:rPr>
          <w:lang w:val="es-ES"/>
        </w:rPr>
      </w:pPr>
      <w:r w:rsidR="00185CA7">
        <w:rPr/>
        <w:t>La memoria se organiza en seis capítulos</w:t>
      </w:r>
      <w:r w:rsidR="00185CA7">
        <w:rPr/>
        <w:t xml:space="preserve">. </w:t>
      </w:r>
      <w:r w:rsidR="00B47401">
        <w:rPr/>
        <w:t>El capítulo 2</w:t>
      </w:r>
      <w:r w:rsidR="00185CA7">
        <w:rPr/>
        <w:t>.</w:t>
      </w:r>
      <w:r w:rsidR="00B47401">
        <w:rPr/>
        <w:t xml:space="preserve"> Contexto, presenta los fundamentos sobre desinformación, clasificación textual, conjuntos de datos, modelos lineales, reproducibilidad y trabajos relacionados. El capítulo 3</w:t>
      </w:r>
      <w:r w:rsidR="00185CA7">
        <w:rPr/>
        <w:t>.</w:t>
      </w:r>
      <w:r w:rsidR="00B47401">
        <w:rPr/>
        <w:t xml:space="preserve"> Metodología, requisitos y arquitectura funcional, describe el protocolo agrupado, los requisitos y la arquitectura. El capítulo 4</w:t>
      </w:r>
      <w:r w:rsidR="00185CA7">
        <w:rPr/>
        <w:t>.</w:t>
      </w:r>
      <w:r w:rsidR="00B47401">
        <w:rPr/>
        <w:t xml:space="preserve"> Desarrollo e implementación, detalla la construcción y validación del corpus derivado, el preprocesamiento, el entrenamiento, los artefactos y el módulo complementario de </w:t>
      </w:r>
      <w:r w:rsidR="00B47401">
        <w:rPr/>
        <w:t>Telegram</w:t>
      </w:r>
      <w:r w:rsidR="00B47401">
        <w:rPr/>
        <w:t>. El capítulo 5</w:t>
      </w:r>
      <w:r w:rsidR="00185CA7">
        <w:rPr/>
        <w:t>.</w:t>
      </w:r>
      <w:r w:rsidR="00B47401">
        <w:rPr/>
        <w:t xml:space="preserve"> Evaluación experimental y análisis de resultados, examina la comparación de modelos, las transferencias entre fuentes, los errores, la interpretabilidad y las limitaciones; identifica por separado el </w:t>
      </w:r>
      <w:r w:rsidRPr="229D7926" w:rsidR="00B47401">
        <w:rPr>
          <w:i w:val="1"/>
          <w:iCs w:val="1"/>
        </w:rPr>
        <w:t>baseline</w:t>
      </w:r>
      <w:r w:rsidR="00B47401">
        <w:rPr/>
        <w:t xml:space="preserve"> histórico. El capítulo 6</w:t>
      </w:r>
      <w:r w:rsidR="00185CA7">
        <w:rPr/>
        <w:t>.</w:t>
      </w:r>
      <w:r w:rsidR="00B47401">
        <w:rPr/>
        <w:t xml:space="preserve"> Conclusiones y líneas futuras, sintetiza las contribuciones, el alcance y las posibles extensiones.</w:t>
      </w:r>
    </w:p>
    <w:p w:rsidR="00A553D6" w:rsidRDefault="00B47401" w14:paraId="279BFF79" w14:textId="101CFC1C">
      <w:pPr>
        <w:spacing w:after="120" w:line="360" w:lineRule="auto"/>
        <w:jc w:val="both"/>
      </w:pPr>
      <w:r w:rsidRPr="229D7926" w:rsidR="00B47401">
        <w:rPr>
          <w:lang w:val="es-ES"/>
        </w:rPr>
        <w:t xml:space="preserve">El apéndice A conserva la configuración, las métricas por clase, la matriz de confusión y los términos del </w:t>
      </w:r>
      <w:r w:rsidRPr="229D7926" w:rsidR="00B47401">
        <w:rPr>
          <w:i w:val="1"/>
          <w:iCs w:val="1"/>
          <w:lang w:val="es-ES"/>
        </w:rPr>
        <w:t>baseline</w:t>
      </w:r>
      <w:r w:rsidRPr="229D7926" w:rsidR="00B47401">
        <w:rPr>
          <w:lang w:val="es-ES"/>
        </w:rPr>
        <w:t xml:space="preserve"> histórico como referencia documental separada del experimento agrupado principal.</w:t>
      </w:r>
    </w:p>
    <w:p w:rsidR="00185CA7" w:rsidRDefault="00185CA7" w14:paraId="02204A9A" w14:textId="77777777">
      <w:pPr>
        <w:rPr>
          <w:b w:val="1"/>
          <w:bCs w:val="1"/>
          <w:color w:val="000000"/>
          <w:sz w:val="28"/>
          <w:szCs w:val="28"/>
        </w:rPr>
      </w:pPr>
      <w:r>
        <w:br w:type="page"/>
      </w:r>
    </w:p>
    <w:p w:rsidR="008617EA" w:rsidP="3DBD6B24" w:rsidRDefault="00253CC9" w14:paraId="26A47E5B" w14:textId="02293699">
      <w:pPr>
        <w:pStyle w:val="Ttulo1"/>
        <w:spacing w:after="120" w:line="360" w:lineRule="auto"/>
      </w:pPr>
      <w:bookmarkStart w:name="_Toc243512134" w:id="274"/>
      <w:r>
        <w:t>2. Contexto</w:t>
      </w:r>
      <w:bookmarkEnd w:id="274"/>
    </w:p>
    <w:p w:rsidR="00A747DC" w:rsidRDefault="00253CC9" w14:paraId="0F9021C8" w14:textId="77777777">
      <w:pPr>
        <w:spacing w:after="120" w:line="360" w:lineRule="auto"/>
        <w:jc w:val="both"/>
      </w:pPr>
      <w:r w:rsidRPr="229D7926" w:rsidR="00253CC9">
        <w:rPr>
          <w:lang w:val="es-ES"/>
        </w:rPr>
        <w:t>Este capítulo reúne los conceptos que sustentan la metodología experimental del TFG. Se presentan primero la definición operativa del problema, la clasificación automática de textos, los corpus empleados y los modelos lineales; después se abordan la reproducibilidad, los trabajos relacionados, Telegram como dominio posible y los límites concretos del estudio.</w:t>
      </w:r>
    </w:p>
    <w:p w:rsidR="00A747DC" w:rsidP="3DBD6B24" w:rsidRDefault="00253CC9" w14:paraId="276CBC64" w14:textId="77777777">
      <w:pPr>
        <w:pStyle w:val="Ttulo2"/>
        <w:spacing w:line="360" w:lineRule="auto"/>
      </w:pPr>
      <w:bookmarkStart w:name="_Toc243512135" w:id="275"/>
      <w:r w:rsidRPr="229D7926" w:rsidR="00253CC9">
        <w:rPr>
          <w:lang w:val="es-ES"/>
        </w:rPr>
        <w:t xml:space="preserve">2.1 Desinformación y concepto operativo de </w:t>
      </w:r>
      <w:r w:rsidRPr="229D7926" w:rsidR="00253CC9">
        <w:rPr>
          <w:i w:val="1"/>
          <w:iCs w:val="1"/>
          <w:lang w:val="es-ES"/>
        </w:rPr>
        <w:t>fake news</w:t>
      </w:r>
      <w:bookmarkEnd w:id="275"/>
    </w:p>
    <w:p w:rsidR="00A747DC" w:rsidRDefault="00253CC9" w14:paraId="11840DCA" w14:textId="77777777">
      <w:pPr>
        <w:spacing w:after="120" w:line="360" w:lineRule="auto"/>
        <w:jc w:val="both"/>
      </w:pPr>
      <w:r>
        <w:t>La desinformación es un fenómeno comunicativo y técnico en el que intervienen la intención, el contenido, el contexto de difusión y la recepción social. Lazer et al. (2018) subrayan que su estudio exige datos compartibles, métodos verificables y análisis empírico. Desde una perspectiva computacional, Shu et al. (2017) distinguen enfoques basados en el contenido, el contexto social y la propagación. Estas dimensiones muestran que la veracidad no puede deducirse de una propiedad textual aislada y que cualquier clasificador debe interpretarse dentro de las condiciones en las que se construyó su corpus.</w:t>
      </w:r>
    </w:p>
    <w:p w:rsidR="00A747DC" w:rsidRDefault="00253CC9" w14:paraId="1211C079" w14:textId="77777777">
      <w:pPr>
        <w:spacing w:after="120" w:line="360" w:lineRule="auto"/>
        <w:jc w:val="both"/>
      </w:pPr>
      <w:r w:rsidRPr="229D7926" w:rsidR="00253CC9">
        <w:rPr>
          <w:lang w:val="es-ES"/>
        </w:rPr>
        <w:t xml:space="preserve">En este trabajo, </w:t>
      </w:r>
      <w:r w:rsidRPr="229D7926" w:rsidR="00253CC9">
        <w:rPr>
          <w:i w:val="1"/>
          <w:iCs w:val="1"/>
          <w:lang w:val="es-ES"/>
        </w:rPr>
        <w:t>fake news</w:t>
      </w:r>
      <w:r w:rsidRPr="229D7926" w:rsidR="00253CC9">
        <w:rPr>
          <w:lang w:val="es-ES"/>
        </w:rPr>
        <w:t xml:space="preserve"> se utiliza como una categoría operativa de clasificación binaria derivada de las etiquetas proporcionadas por los conjuntos de datos de origen. El modelo aprende a separar registros etiquetados como </w:t>
      </w:r>
      <w:r w:rsidRPr="229D7926" w:rsidR="00253CC9">
        <w:rPr>
          <w:rFonts w:ascii="Consolas" w:hAnsi="Consolas" w:eastAsia="Consolas" w:cs="Consolas"/>
          <w:lang w:val="es-ES"/>
        </w:rPr>
        <w:t>fake_news</w:t>
      </w:r>
      <w:r w:rsidRPr="229D7926" w:rsidR="00253CC9">
        <w:rPr>
          <w:lang w:val="es-ES"/>
        </w:rPr>
        <w:t xml:space="preserve"> de registros etiquetados como </w:t>
      </w:r>
      <w:r w:rsidRPr="229D7926" w:rsidR="00253CC9">
        <w:rPr>
          <w:rFonts w:ascii="Consolas" w:hAnsi="Consolas" w:eastAsia="Consolas" w:cs="Consolas"/>
          <w:lang w:val="es-ES"/>
        </w:rPr>
        <w:t>no_fake</w:t>
      </w:r>
      <w:r w:rsidRPr="229D7926" w:rsidR="00253CC9">
        <w:rPr>
          <w:lang w:val="es-ES"/>
        </w:rPr>
        <w:t xml:space="preserve">; no comprueba de forma independiente cada afirmación ni recupera evidencias externas. Esta delimitación distingue la clasificación supervisada del </w:t>
      </w:r>
      <w:r w:rsidRPr="229D7926" w:rsidR="00253CC9">
        <w:rPr>
          <w:i w:val="1"/>
          <w:iCs w:val="1"/>
          <w:lang w:val="es-ES"/>
        </w:rPr>
        <w:t>fact-checking</w:t>
      </w:r>
      <w:r w:rsidRPr="229D7926" w:rsidR="00253CC9">
        <w:rPr>
          <w:lang w:val="es-ES"/>
        </w:rPr>
        <w:t xml:space="preserve"> automático, que comprende la identificación de afirmaciones verificables, la recuperación de evidencias y la determinación de si esas evidencias apoyan o contradicen una afirmación (Thorne &amp; Vlachos, 2018).</w:t>
      </w:r>
    </w:p>
    <w:p w:rsidR="00A747DC" w:rsidP="3DBD6B24" w:rsidRDefault="00253CC9" w14:paraId="4E119D60" w14:textId="77777777">
      <w:pPr>
        <w:pStyle w:val="Ttulo2"/>
        <w:spacing w:line="360" w:lineRule="auto"/>
      </w:pPr>
      <w:bookmarkStart w:name="_Toc243512136" w:id="276"/>
      <w:r>
        <w:t>2.2 Clasificación automática de textos y procesamiento del lenguaje natural</w:t>
      </w:r>
      <w:bookmarkEnd w:id="276"/>
    </w:p>
    <w:p w:rsidR="00A747DC" w:rsidRDefault="00253CC9" w14:paraId="14CF474A" w14:textId="77777777">
      <w:pPr>
        <w:spacing w:after="120" w:line="360" w:lineRule="auto"/>
        <w:jc w:val="both"/>
      </w:pPr>
      <w:r>
        <w:t>La clasificación automática de textos asigna una etiqueta a un documento a partir de una representación numérica. El flujo habitual limpia y normaliza el texto, lo transforma en características y ajusta un modelo con ejemplos anotados. Los fundamentos de categorización textual describen distintas representaciones y algoritmos, y destacan que el protocolo de preprocesamiento forma parte de la definición experimental, no de una etapa neutra (Sebastiani, 2002). En este trabajo, las herramientas de aprendizaje automático se emplean mediante implementaciones documentadas y versionadas (Pedregosa et al., 2011).</w:t>
      </w:r>
    </w:p>
    <w:p w:rsidR="00A747DC" w:rsidRDefault="00253CC9" w14:paraId="6EEEAC6F" w14:textId="77777777">
      <w:pPr>
        <w:spacing w:after="120" w:line="360" w:lineRule="auto"/>
        <w:jc w:val="both"/>
      </w:pPr>
      <w:r w:rsidRPr="229D7926" w:rsidR="00253CC9">
        <w:rPr>
          <w:lang w:val="es-ES"/>
        </w:rPr>
        <w:t xml:space="preserve">Las decisiones de preprocesamiento forman parte del modelo experimental porque alteran la información disponible para el clasificador. La decodificación del lenguaje de marcado de </w:t>
      </w:r>
      <w:r w:rsidRPr="229D7926" w:rsidR="00253CC9">
        <w:rPr>
          <w:lang w:val="es-ES"/>
        </w:rPr>
        <w:t xml:space="preserve">hipertexto (HTML), el tratamiento de los localizadores uniformes de recursos (URL), las menciones y los hashtags, la normalización de mayúsculas y la selección de </w:t>
      </w:r>
      <w:r w:rsidRPr="229D7926" w:rsidR="00253CC9">
        <w:rPr>
          <w:i w:val="1"/>
          <w:iCs w:val="1"/>
          <w:lang w:val="es-ES"/>
        </w:rPr>
        <w:t>stopwords</w:t>
      </w:r>
      <w:r w:rsidRPr="229D7926" w:rsidR="00253CC9">
        <w:rPr>
          <w:lang w:val="es-ES"/>
        </w:rPr>
        <w:t xml:space="preserve"> se aplican siempre con las mismas reglas. También es necesario registrar cuándo un texto queda vacío, resulta demasiado corto o presenta un idioma incierto. Un flujo determinista evita que dos ejecuciones comparables generen representaciones distintas por cambios implícitos en la limpieza.</w:t>
      </w:r>
    </w:p>
    <w:p w:rsidR="00A747DC" w:rsidRDefault="00253CC9" w14:paraId="555A1443" w14:textId="77777777">
      <w:pPr>
        <w:spacing w:after="120" w:line="360" w:lineRule="auto"/>
        <w:jc w:val="both"/>
      </w:pPr>
      <w:r>
        <w:t>Los métodos basados en contenido pueden utilizar rasgos léxicos, sintácticos o estilísticos. Son apropiados cuando solo se dispone del texto, pero no representan por sí solos la difusión, la credibilidad de la fuente o la respuesta de los usuarios. Los enfoques sociales y de propagación incorporan esas señales adicionales, aunque requieren datos que pueden ser incompletos, ruidosos o difíciles de obtener de manera homogénea (Shu et al., 2017). El presente TFG se sitúa deliberadamente en la familia basada en contenido textual. Los análisis de estilo advierten que las marcas editoriales pueden ser predictivas dentro de un corpus y no necesariamente transferibles entre dominios (Potthast et al., 2018).</w:t>
      </w:r>
    </w:p>
    <w:p w:rsidR="00A747DC" w:rsidRDefault="00253CC9" w14:paraId="7BC82494" w14:textId="77777777">
      <w:pPr>
        <w:spacing w:after="120" w:line="360" w:lineRule="auto"/>
        <w:jc w:val="both"/>
      </w:pPr>
      <w:r w:rsidRPr="229D7926" w:rsidR="00253CC9">
        <w:rPr>
          <w:lang w:val="es-ES"/>
        </w:rPr>
        <w:t xml:space="preserve">Los modelos de lenguaje preentrenados, como </w:t>
      </w:r>
      <w:r w:rsidRPr="229D7926" w:rsidR="00253CC9">
        <w:rPr>
          <w:i w:val="1"/>
          <w:iCs w:val="1"/>
          <w:lang w:val="es-ES"/>
        </w:rPr>
        <w:t>Bidirectional Encoder Representations from Transformers</w:t>
      </w:r>
      <w:r w:rsidRPr="229D7926" w:rsidR="00253CC9">
        <w:rPr>
          <w:lang w:val="es-ES"/>
        </w:rPr>
        <w:t xml:space="preserve"> (BERT), generan representaciones contextuales capaces de distinguir usos diferentes de una palabra y han mejorado numerosas tareas de procesamiento del lenguaje natural (Devlin et al., 2019). Sin embargo, su mayor complejidad computacional y experimental dificulta aislar el efecto de los datos, el ajuste y la arquitectura. Por ello, antes de incorporar modelos profundos resulta útil establecer una línea base lineal que sea ligera, explicable y reproducible.</w:t>
      </w:r>
    </w:p>
    <w:p w:rsidR="00A747DC" w:rsidRDefault="00253CC9" w14:paraId="48304497" w14:textId="77777777">
      <w:pPr>
        <w:spacing w:after="120" w:line="360" w:lineRule="auto"/>
        <w:jc w:val="both"/>
      </w:pPr>
      <w:r>
        <w:t>La desinformación también puede presentarse mediante imágenes, vídeos, audios, capturas o combinaciones de modalidades. Un sistema exclusivamente textual no analiza esos elementos y tampoco reconstruye la propagación de un mensaje. Estas líneas son pertinentes para situar el problema, pero quedan fuera del alcance evaluado: el experimento estudia clasificación textual supervisada y no pretende cubrir todas las formas posibles de desinformación.</w:t>
      </w:r>
    </w:p>
    <w:p w:rsidR="00A747DC" w:rsidP="3DBD6B24" w:rsidRDefault="00253CC9" w14:paraId="7EC43463" w14:textId="77777777">
      <w:pPr>
        <w:pStyle w:val="Ttulo2"/>
        <w:spacing w:line="360" w:lineRule="auto"/>
      </w:pPr>
      <w:bookmarkStart w:name="_Toc243512137" w:id="277"/>
      <w:r>
        <w:t>2.3 Conjuntos de datos, corpus, anotación y transformación de etiquetas</w:t>
      </w:r>
      <w:bookmarkEnd w:id="277"/>
    </w:p>
    <w:p w:rsidR="00A747DC" w:rsidRDefault="00253CC9" w14:paraId="481AAA82" w14:textId="77777777">
      <w:pPr>
        <w:spacing w:after="120" w:line="360" w:lineRule="auto"/>
        <w:jc w:val="both"/>
      </w:pPr>
      <w:r w:rsidRPr="229D7926" w:rsidR="00253CC9">
        <w:rPr>
          <w:lang w:val="es-ES"/>
        </w:rPr>
        <w:t xml:space="preserve">El corpus evaluado se deriva de dos conjuntos de datos públicos etiquetados. LIAR contiene declaraciones políticas breves de PolitiFact distribuidas en seis niveles (Wang, 2017); archive2 redistribuye los ficheros </w:t>
      </w:r>
      <w:r w:rsidRPr="229D7926" w:rsidR="00253CC9">
        <w:rPr>
          <w:rFonts w:ascii="Consolas" w:hAnsi="Consolas" w:eastAsia="Consolas" w:cs="Consolas"/>
          <w:lang w:val="es-ES"/>
        </w:rPr>
        <w:t>Fake.csv</w:t>
      </w:r>
      <w:r w:rsidRPr="229D7926" w:rsidR="00253CC9">
        <w:rPr>
          <w:lang w:val="es-ES"/>
        </w:rPr>
        <w:t xml:space="preserve"> y </w:t>
      </w:r>
      <w:r w:rsidRPr="229D7926" w:rsidR="00253CC9">
        <w:rPr>
          <w:rFonts w:ascii="Consolas" w:hAnsi="Consolas" w:eastAsia="Consolas" w:cs="Consolas"/>
          <w:lang w:val="es-ES"/>
        </w:rPr>
        <w:t>True.csv</w:t>
      </w:r>
      <w:r w:rsidRPr="229D7926" w:rsidR="00253CC9">
        <w:rPr>
          <w:lang w:val="es-ES"/>
        </w:rPr>
        <w:t xml:space="preserve"> atribuidos al conjunto ISOT (Ahmed et al., </w:t>
      </w:r>
      <w:r w:rsidRPr="229D7926" w:rsidR="00253CC9">
        <w:rPr>
          <w:lang w:val="es-ES"/>
        </w:rPr>
        <w:t>2018; emineyetm, 2022). La combinación reúne longitudes, formatos, estilos y criterios de anotación diferentes, por lo que cada fuente se conserva como metadato.</w:t>
      </w:r>
    </w:p>
    <w:p w:rsidR="00A747DC" w:rsidRDefault="00253CC9" w14:paraId="420C1079" w14:textId="77777777">
      <w:pPr>
        <w:spacing w:after="120" w:line="360" w:lineRule="auto"/>
        <w:jc w:val="both"/>
      </w:pPr>
      <w:r w:rsidRPr="229D7926" w:rsidR="00253CC9">
        <w:rPr>
          <w:lang w:val="es-ES"/>
        </w:rPr>
        <w:t xml:space="preserve">Para formular un problema binario, en archive2 las etiquetas Fake se asignan a </w:t>
      </w:r>
      <w:r w:rsidRPr="229D7926" w:rsidR="00253CC9">
        <w:rPr>
          <w:rFonts w:ascii="Consolas" w:hAnsi="Consolas" w:eastAsia="Consolas" w:cs="Consolas"/>
          <w:lang w:val="es-ES"/>
        </w:rPr>
        <w:t>fake_news</w:t>
      </w:r>
      <w:r w:rsidRPr="229D7926" w:rsidR="00253CC9">
        <w:rPr>
          <w:lang w:val="es-ES"/>
        </w:rPr>
        <w:t xml:space="preserve"> y </w:t>
      </w:r>
      <w:r w:rsidRPr="229D7926" w:rsidR="00253CC9">
        <w:rPr>
          <w:rFonts w:ascii="Consolas" w:hAnsi="Consolas" w:eastAsia="Consolas" w:cs="Consolas"/>
          <w:lang w:val="es-ES"/>
        </w:rPr>
        <w:t>True</w:t>
      </w:r>
      <w:r w:rsidRPr="229D7926" w:rsidR="00253CC9">
        <w:rPr>
          <w:lang w:val="es-ES"/>
        </w:rPr>
        <w:t xml:space="preserve"> a </w:t>
      </w:r>
      <w:r w:rsidRPr="229D7926" w:rsidR="00253CC9">
        <w:rPr>
          <w:rFonts w:ascii="Consolas" w:hAnsi="Consolas" w:eastAsia="Consolas" w:cs="Consolas"/>
          <w:lang w:val="es-ES"/>
        </w:rPr>
        <w:t>no_fake</w:t>
      </w:r>
      <w:r w:rsidRPr="229D7926" w:rsidR="00253CC9">
        <w:rPr>
          <w:lang w:val="es-ES"/>
        </w:rPr>
        <w:t xml:space="preserve">. En LIAR se asignan </w:t>
      </w:r>
      <w:r w:rsidRPr="229D7926" w:rsidR="00253CC9">
        <w:rPr>
          <w:rFonts w:ascii="Consolas" w:hAnsi="Consolas" w:eastAsia="Consolas" w:cs="Consolas"/>
          <w:lang w:val="es-ES"/>
        </w:rPr>
        <w:t>false</w:t>
      </w:r>
      <w:r w:rsidRPr="229D7926" w:rsidR="00253CC9">
        <w:rPr>
          <w:lang w:val="es-ES"/>
        </w:rPr>
        <w:t xml:space="preserve"> y </w:t>
      </w:r>
      <w:r w:rsidRPr="229D7926" w:rsidR="00253CC9">
        <w:rPr>
          <w:rFonts w:ascii="Consolas" w:hAnsi="Consolas" w:eastAsia="Consolas" w:cs="Consolas"/>
          <w:lang w:val="es-ES"/>
        </w:rPr>
        <w:t>pants-fire</w:t>
      </w:r>
      <w:r w:rsidRPr="229D7926" w:rsidR="00253CC9">
        <w:rPr>
          <w:lang w:val="es-ES"/>
        </w:rPr>
        <w:t xml:space="preserve"> a </w:t>
      </w:r>
      <w:r w:rsidRPr="229D7926" w:rsidR="00253CC9">
        <w:rPr>
          <w:rFonts w:ascii="Consolas" w:hAnsi="Consolas" w:eastAsia="Consolas" w:cs="Consolas"/>
          <w:lang w:val="es-ES"/>
        </w:rPr>
        <w:t>fake_news</w:t>
      </w:r>
      <w:r w:rsidRPr="229D7926" w:rsidR="00253CC9">
        <w:rPr>
          <w:lang w:val="es-ES"/>
        </w:rPr>
        <w:t xml:space="preserve">, y </w:t>
      </w:r>
      <w:r w:rsidRPr="229D7926" w:rsidR="00253CC9">
        <w:rPr>
          <w:rFonts w:ascii="Consolas" w:hAnsi="Consolas" w:eastAsia="Consolas" w:cs="Consolas"/>
          <w:lang w:val="es-ES"/>
        </w:rPr>
        <w:t>true</w:t>
      </w:r>
      <w:r w:rsidRPr="229D7926" w:rsidR="00253CC9">
        <w:rPr>
          <w:lang w:val="es-ES"/>
        </w:rPr>
        <w:t xml:space="preserve"> a </w:t>
      </w:r>
      <w:r w:rsidRPr="229D7926" w:rsidR="00253CC9">
        <w:rPr>
          <w:rFonts w:ascii="Consolas" w:hAnsi="Consolas" w:eastAsia="Consolas" w:cs="Consolas"/>
          <w:lang w:val="es-ES"/>
        </w:rPr>
        <w:t>no_fake</w:t>
      </w:r>
      <w:r w:rsidRPr="229D7926" w:rsidR="00253CC9">
        <w:rPr>
          <w:lang w:val="es-ES"/>
        </w:rPr>
        <w:t xml:space="preserve">; </w:t>
      </w:r>
      <w:r w:rsidRPr="229D7926" w:rsidR="00253CC9">
        <w:rPr>
          <w:rFonts w:ascii="Consolas" w:hAnsi="Consolas" w:eastAsia="Consolas" w:cs="Consolas"/>
          <w:lang w:val="es-ES"/>
        </w:rPr>
        <w:t>half-true</w:t>
      </w:r>
      <w:r w:rsidRPr="229D7926" w:rsidR="00253CC9">
        <w:rPr>
          <w:lang w:val="es-ES"/>
        </w:rPr>
        <w:t xml:space="preserve">, </w:t>
      </w:r>
      <w:r w:rsidRPr="229D7926" w:rsidR="00253CC9">
        <w:rPr>
          <w:rFonts w:ascii="Consolas" w:hAnsi="Consolas" w:eastAsia="Consolas" w:cs="Consolas"/>
          <w:lang w:val="es-ES"/>
        </w:rPr>
        <w:t>mostly-true</w:t>
      </w:r>
      <w:r w:rsidRPr="229D7926" w:rsidR="00253CC9">
        <w:rPr>
          <w:lang w:val="es-ES"/>
        </w:rPr>
        <w:t xml:space="preserve"> y </w:t>
      </w:r>
      <w:r w:rsidRPr="229D7926" w:rsidR="00253CC9">
        <w:rPr>
          <w:rFonts w:ascii="Consolas" w:hAnsi="Consolas" w:eastAsia="Consolas" w:cs="Consolas"/>
          <w:lang w:val="es-ES"/>
        </w:rPr>
        <w:t>barely-true</w:t>
      </w:r>
      <w:r w:rsidRPr="229D7926" w:rsidR="00253CC9">
        <w:rPr>
          <w:lang w:val="es-ES"/>
        </w:rPr>
        <w:t xml:space="preserve"> se excluyen por ser categorías intermedias. En la nueva versión derivada, </w:t>
      </w:r>
      <w:r w:rsidRPr="229D7926" w:rsidR="00253CC9">
        <w:rPr>
          <w:rFonts w:ascii="Consolas" w:hAnsi="Consolas" w:eastAsia="Consolas" w:cs="Consolas"/>
          <w:lang w:val="es-ES"/>
        </w:rPr>
        <w:t>no_fake</w:t>
      </w:r>
      <w:r w:rsidRPr="229D7926" w:rsidR="00253CC9">
        <w:rPr>
          <w:lang w:val="es-ES"/>
        </w:rPr>
        <w:t xml:space="preserve"> identifica exclusivamente la clase negativa según las etiquetas recibidas y no significa que cada registro haya sido verificado de manera independiente. La transformación reduce la granularidad original de LIAR y no establece una equivalencia semántica universal.</w:t>
      </w:r>
    </w:p>
    <w:p w:rsidR="00A747DC" w:rsidRDefault="00253CC9" w14:paraId="63E0C43A" w14:textId="77777777">
      <w:pPr>
        <w:spacing w:after="120" w:line="360" w:lineRule="auto"/>
        <w:jc w:val="both"/>
      </w:pPr>
      <w:r w:rsidRPr="229D7926" w:rsidR="00253CC9">
        <w:rPr>
          <w:lang w:val="es-ES"/>
        </w:rPr>
        <w:t>Un conjunto de datos es una fuente concreta con su propio esquema y proceso de anotación, mientras que el corpus unificado resulta de integrar, filtrar, deduplicar y normalizar las fuentes. La procedencia permite estudiar la composición de las clases y los errores. Los estudios comparativos muestran que las diferencias entre conjuntos y criterios pueden influir en el rendimiento, y que una representación estilística puede separar fuentes sin representar por ello veracidad (Gravanis et al., 2019; Potthast et al., 2018).</w:t>
      </w:r>
    </w:p>
    <w:p w:rsidR="00A747DC" w:rsidRDefault="00253CC9" w14:paraId="40D4CFD8" w14:textId="77777777">
      <w:pPr>
        <w:spacing w:after="120" w:line="360" w:lineRule="auto"/>
        <w:jc w:val="both"/>
      </w:pPr>
      <w:r>
        <w:t>La integración exige un esquema común, reglas de etiqueta trazables y un inventario de inclusión, duplicación y exclusión. Las declaraciones de datos y las hojas descriptivas de conjuntos de datos proponen registrar decisiones de composición, procedencia y limitaciones para hacer visibles los supuestos de una evaluación (Bender &amp; Friedman, 2018; Gebru et al., 2021). Los controles estructurales de este proyecto detectan incoherencias de forma, pero no determinan la veracidad de una noticia ni corrigen posibles errores de anotación.</w:t>
      </w:r>
    </w:p>
    <w:p w:rsidR="00A747DC" w:rsidP="3DBD6B24" w:rsidRDefault="00253CC9" w14:paraId="3F366517" w14:textId="77777777">
      <w:pPr>
        <w:pStyle w:val="Ttulo2"/>
        <w:spacing w:line="360" w:lineRule="auto"/>
      </w:pPr>
      <w:bookmarkStart w:name="_Toc243512138" w:id="278"/>
      <w:r>
        <w:t>2.4 Representación TF-IDF y clasificadores lineales</w:t>
      </w:r>
      <w:bookmarkEnd w:id="278"/>
    </w:p>
    <w:p w:rsidR="00A747DC" w:rsidRDefault="00253CC9" w14:paraId="24D0F21B" w14:textId="77777777">
      <w:pPr>
        <w:spacing w:after="120" w:line="360" w:lineRule="auto"/>
        <w:jc w:val="both"/>
      </w:pPr>
      <w:r>
        <w:t>La representación TF-IDF pondera cada término atendiendo a su frecuencia en el documento y a su rareza en el conjunto de documentos. De este modo, una palabra repetida dentro de una noticia puede recibir peso, mientras que su presencia en muchos documentos reduce su capacidad discriminante. Esta familia de ponderación se desarrolló en recuperación de información y sigue siendo una línea base interpretable para clasificación textual (Salton &amp; Buckley, 1988; Sebastiani, 2002). El vector resultante no codifica comprensión factual del contenido.</w:t>
      </w:r>
    </w:p>
    <w:p w:rsidR="00A747DC" w:rsidRDefault="00253CC9" w14:paraId="7EE4CBF9" w14:textId="77777777">
      <w:pPr>
        <w:spacing w:after="120" w:line="360" w:lineRule="auto"/>
        <w:jc w:val="both"/>
      </w:pPr>
      <w:r w:rsidRPr="229D7926" w:rsidR="00253CC9">
        <w:rPr>
          <w:lang w:val="es-ES"/>
        </w:rPr>
        <w:t xml:space="preserve">El uso de unigramas y bigramas amplía la información disponible para el clasificador. Un unigrama captura palabras aisladas, mientras que un bigrama conserva pares consecutivos. Esa </w:t>
      </w:r>
      <w:r w:rsidRPr="229D7926" w:rsidR="00253CC9">
        <w:rPr>
          <w:lang w:val="es-ES"/>
        </w:rPr>
        <w:t xml:space="preserve">decisión resulta relevante porque varias señales de procedencia o estilo aparecen como expresiones compuestas, por ejemplo, </w:t>
      </w:r>
      <w:r w:rsidRPr="229D7926" w:rsidR="00253CC9">
        <w:rPr>
          <w:i w:val="1"/>
          <w:iCs w:val="1"/>
          <w:lang w:val="es-ES"/>
        </w:rPr>
        <w:t>washington reuters</w:t>
      </w:r>
      <w:r w:rsidRPr="229D7926" w:rsidR="00253CC9">
        <w:rPr>
          <w:lang w:val="es-ES"/>
        </w:rPr>
        <w:t xml:space="preserve">, </w:t>
      </w:r>
      <w:r w:rsidRPr="229D7926" w:rsidR="00253CC9">
        <w:rPr>
          <w:i w:val="1"/>
          <w:iCs w:val="1"/>
          <w:lang w:val="es-ES"/>
        </w:rPr>
        <w:t>read more</w:t>
      </w:r>
      <w:r w:rsidRPr="229D7926" w:rsidR="00253CC9">
        <w:rPr>
          <w:lang w:val="es-ES"/>
        </w:rPr>
        <w:t xml:space="preserve">, </w:t>
      </w:r>
      <w:r w:rsidRPr="229D7926" w:rsidR="00253CC9">
        <w:rPr>
          <w:i w:val="1"/>
          <w:iCs w:val="1"/>
          <w:lang w:val="es-ES"/>
        </w:rPr>
        <w:t>featured image</w:t>
      </w:r>
      <w:r w:rsidRPr="229D7926" w:rsidR="00253CC9">
        <w:rPr>
          <w:lang w:val="es-ES"/>
        </w:rPr>
        <w:t xml:space="preserve"> u </w:t>
      </w:r>
      <w:r w:rsidRPr="229D7926" w:rsidR="00253CC9">
        <w:rPr>
          <w:i w:val="1"/>
          <w:iCs w:val="1"/>
          <w:lang w:val="es-ES"/>
        </w:rPr>
        <w:t>on wednesday</w:t>
      </w:r>
      <w:r w:rsidRPr="229D7926" w:rsidR="00253CC9">
        <w:rPr>
          <w:lang w:val="es-ES"/>
        </w:rPr>
        <w:t>. Si el vectorizador solo utilizara palabras aisladas, parte de esas señales quedaría fragmentada. Al incorporar bigramas, el modelo recibe patrones más cercanos a la forma real de los textos.</w:t>
      </w:r>
    </w:p>
    <w:p w:rsidR="00A747DC" w:rsidRDefault="00253CC9" w14:paraId="2A720B51" w14:textId="77777777">
      <w:pPr>
        <w:spacing w:after="120" w:line="360" w:lineRule="auto"/>
        <w:jc w:val="both"/>
      </w:pPr>
      <w:r w:rsidRPr="229D7926" w:rsidR="00253CC9">
        <w:rPr>
          <w:lang w:val="es-ES"/>
        </w:rPr>
        <w:t>La regresión logística y el clasificador lineal de vectores de soporte (Linear SVC) se utilizan en espacios dispersos de alta dimensión. Los clasificadores de margen se fundamentan en máquinas de vectores de soporte, mientras que su aplicación a categorización textual es adecuada cuando existen numerosas características léxicas (Cortes &amp; Vapnik, 1995; Joachims, 1998). La comparación con una regresión logística proporciona un contraste lineal bajo la misma representación, sin convertir los coeficientes en causas de la etiqueta.</w:t>
      </w:r>
    </w:p>
    <w:p w:rsidR="00A747DC" w:rsidRDefault="00253CC9" w14:paraId="7428DFA4" w14:textId="77777777">
      <w:pPr>
        <w:spacing w:after="120" w:line="360" w:lineRule="auto"/>
        <w:jc w:val="both"/>
      </w:pPr>
      <w:r>
        <w:t>La Regresión Logística produce probabilidades que pueden compararse con un umbral configurable. Linear SVC, en cambio, optimiza el margen de separación entre clases y genera una función de decisión, cuya puntuación no equivale a una probabilidad calibrada. Los umbrales documentados en el proyecto son decisiones de diseño conservadoras para la partición y la configuración utilizadas; no son valores aprendidos ni garantías aplicables a otros corpus.</w:t>
      </w:r>
    </w:p>
    <w:p w:rsidR="00A747DC" w:rsidRDefault="00253CC9" w14:paraId="5F187FC7" w14:textId="77777777">
      <w:pPr>
        <w:spacing w:after="120" w:line="360" w:lineRule="auto"/>
        <w:jc w:val="both"/>
      </w:pPr>
      <w:r w:rsidRPr="229D7926" w:rsidR="00253CC9">
        <w:rPr>
          <w:lang w:val="es-ES"/>
        </w:rPr>
        <w:t xml:space="preserve">La línea base lineal no se plantea como una solución definitiva. Su función es establecer una referencia reproducible, ligera y explicable. Si posteriormente se incorporara un </w:t>
      </w:r>
      <w:r w:rsidRPr="229D7926" w:rsidR="00253CC9">
        <w:rPr>
          <w:i w:val="1"/>
          <w:iCs w:val="1"/>
          <w:lang w:val="es-ES"/>
        </w:rPr>
        <w:t>transformer</w:t>
      </w:r>
      <w:r w:rsidRPr="229D7926" w:rsidR="00253CC9">
        <w:rPr>
          <w:lang w:val="es-ES"/>
        </w:rPr>
        <w:t>, debería compararse utilizando las mismas particiones, fuentes y reglas de evaluación. De otro modo, una mejora podría deberse a cambios en el corpus, el preprocesamiento o el protocolo y no necesariamente al modelo.</w:t>
      </w:r>
    </w:p>
    <w:p w:rsidR="00A747DC" w:rsidP="3DBD6B24" w:rsidRDefault="00253CC9" w14:paraId="49EAD008" w14:textId="77777777">
      <w:pPr>
        <w:pStyle w:val="Ttulo2"/>
        <w:spacing w:line="360" w:lineRule="auto"/>
      </w:pPr>
      <w:bookmarkStart w:name="_Toc243512139" w:id="279"/>
      <w:r>
        <w:t>2.5 Evaluación, reproducibilidad y amenazas a la validez</w:t>
      </w:r>
      <w:bookmarkEnd w:id="279"/>
    </w:p>
    <w:p w:rsidR="00A747DC" w:rsidRDefault="00253CC9" w14:paraId="503B9B79" w14:textId="77777777">
      <w:pPr>
        <w:spacing w:after="120" w:line="360" w:lineRule="auto"/>
        <w:jc w:val="both"/>
      </w:pPr>
      <w:r w:rsidRPr="229D7926" w:rsidR="00253CC9">
        <w:rPr>
          <w:lang w:val="es-ES"/>
        </w:rPr>
        <w:t>La evaluación de una clasificación binaria requiere distinguir verdaderos positivos, verdaderos negativos, falsos positivos y falsos negativos. Métricas como precisión, recall y F1 responden de forma diferente a los cambios de la matriz de confusión y al reparto de clases, de modo que su interpretación debe corresponder al objetivo evaluado (Sokolova &amp; Lapalme, 2009). Este trabajo informa macro F1 como criterio de comparación y complementa la media con dispersión entre particiones y matrices de confusión.</w:t>
      </w:r>
    </w:p>
    <w:p w:rsidR="00A747DC" w:rsidRDefault="00253CC9" w14:paraId="19C83F42" w14:textId="77777777">
      <w:pPr>
        <w:spacing w:after="120" w:line="360" w:lineRule="auto"/>
        <w:jc w:val="both"/>
      </w:pPr>
      <w:r>
        <w:t xml:space="preserve">Una evaluación con grupos requiere que los registros relacionados permanezcan en una única partición. Las estrategias de validación cruzada deben respetar dependencias temporales, espaciales o jerárquicas cuando estas están presentes (Roberts et al., 2017). Además, el uso de </w:t>
      </w:r>
      <w:r>
        <w:t>información duplicada entre entrenamiento y prueba puede provocar fuga de datos y estimaciones optimistas (Kapoor &amp; Narayanan, 2023; Kaufman et al., 2012). Por esta razón, el protocolo actual detecta duplicados exactos y casi duplicados antes de crear cinco particiones estratificadas por grupo.</w:t>
      </w:r>
    </w:p>
    <w:p w:rsidR="00A747DC" w:rsidRDefault="00253CC9" w14:paraId="322F99B3" w14:textId="77777777">
      <w:pPr>
        <w:spacing w:after="120" w:line="360" w:lineRule="auto"/>
        <w:jc w:val="both"/>
      </w:pPr>
      <w:r>
        <w:t>La trazabilidad relaciona configuración, huellas de los datos y del código, identificador de ejecución, particiones, predicciones, modelos y métricas. Un manifiesto verificable facilita auditar si una cifra pertenece al corpus y al protocolo que el texto declara. Esta transparencia no elimina sesgos ni garantiza replicación independiente, pero permite inspeccionar las decisiones y detectar cambios de entrada o implementación (Bender &amp; Friedman, 2018; Gebru et al., 2021; Kapoor &amp; Narayanan, 2023).</w:t>
      </w:r>
    </w:p>
    <w:p w:rsidR="00A747DC" w:rsidRDefault="00253CC9" w14:paraId="67282FE2" w14:textId="77777777">
      <w:pPr>
        <w:spacing w:after="120" w:line="360" w:lineRule="auto"/>
        <w:jc w:val="both"/>
      </w:pPr>
      <w:r>
        <w:t>El análisis de términos puede revelar marcas de agencia, cabeceras, fórmulas periodísticas o expresiones propias de una fuente. Si esas marcas se distribuyen de forma desigual entre clases, el clasificador puede utilizarlas como atajos. Este sesgo de fuente limita la validez externa incluso cuando el rendimiento interno es elevado. Por ello, la composición del corpus, la transformación de etiquetas y la partición deben documentarse junto a las métricas, no como información secundaria.</w:t>
      </w:r>
    </w:p>
    <w:p w:rsidR="00A747DC" w:rsidRDefault="00253CC9" w14:paraId="0BC1D25D" w14:textId="77777777">
      <w:pPr>
        <w:spacing w:after="120" w:line="360" w:lineRule="auto"/>
        <w:jc w:val="both"/>
      </w:pPr>
      <w:r>
        <w:t>La exposición de estas limitaciones también forma parte de la ética de datos. El sistema no automatiza decisiones sobre personas, canales o comunidades y no se ha validado para un despliegue real. Presentarlo como detector general ocultaría la simplificación de LIAR, las diferencias editoriales entre fuentes y la ausencia de evaluación en otros dominios. La reproducibilidad permite auditar el experimento, pero no sustituye una validación externa.</w:t>
      </w:r>
    </w:p>
    <w:p w:rsidR="00A747DC" w:rsidP="3DBD6B24" w:rsidRDefault="00253CC9" w14:paraId="25AFE46C" w14:textId="77777777">
      <w:pPr>
        <w:pStyle w:val="Ttulo2"/>
        <w:spacing w:line="360" w:lineRule="auto"/>
      </w:pPr>
      <w:bookmarkStart w:name="_Toc243512140" w:id="280"/>
      <w:r>
        <w:t>2.6 Trabajos relacionados</w:t>
      </w:r>
      <w:bookmarkEnd w:id="280"/>
    </w:p>
    <w:p w:rsidR="00A747DC" w:rsidRDefault="00253CC9" w14:paraId="67DAC445" w14:textId="77777777">
      <w:pPr>
        <w:spacing w:after="120" w:line="360" w:lineRule="auto"/>
        <w:jc w:val="both"/>
      </w:pPr>
      <w:r w:rsidRPr="229D7926" w:rsidR="00253CC9">
        <w:rPr>
          <w:lang w:val="es-ES"/>
        </w:rPr>
        <w:t xml:space="preserve">La detección automática de </w:t>
      </w:r>
      <w:r w:rsidRPr="229D7926" w:rsidR="00253CC9">
        <w:rPr>
          <w:i w:val="1"/>
          <w:iCs w:val="1"/>
          <w:lang w:val="es-ES"/>
        </w:rPr>
        <w:t>fake news</w:t>
      </w:r>
      <w:r w:rsidRPr="229D7926" w:rsidR="00253CC9">
        <w:rPr>
          <w:lang w:val="es-ES"/>
        </w:rPr>
        <w:t xml:space="preserve"> se ha estudiado desde el procesamiento del lenguaje natural, la minería de datos y el análisis de redes. Las revisiones organizan el campo por tarea, modalidad, conjunto de datos y método, y destacan que los resultados dependen de esos elementos (Oshikawa et al., 2020; Shu et al., 2017; Zhou &amp; Zafarani, 2020). Por esa razón, la Tabla 1 contrasta dimensiones metodológicas, no puntuaciones aisladas.</w:t>
      </w:r>
    </w:p>
    <w:p w:rsidR="00A747DC" w:rsidRDefault="00253CC9" w14:paraId="4EA87E61" w14:textId="77777777">
      <w:pPr>
        <w:spacing w:after="120" w:line="360" w:lineRule="auto"/>
        <w:jc w:val="both"/>
      </w:pPr>
      <w:r w:rsidRPr="229D7926" w:rsidR="00253CC9">
        <w:rPr>
          <w:lang w:val="es-ES"/>
        </w:rPr>
        <w:t xml:space="preserve">También cambia la propia formulación de la tarea. Algunos trabajos predicen dos clases, otros conservan escalas de veracidad y otros analizan credibilidad, propagación o apoyo de evidencias. Del mismo modo, </w:t>
      </w:r>
      <w:r w:rsidRPr="229D7926" w:rsidR="00253CC9">
        <w:rPr>
          <w:i w:val="1"/>
          <w:iCs w:val="1"/>
          <w:lang w:val="es-ES"/>
        </w:rPr>
        <w:t>accuracy</w:t>
      </w:r>
      <w:r w:rsidRPr="229D7926" w:rsidR="00253CC9">
        <w:rPr>
          <w:lang w:val="es-ES"/>
        </w:rPr>
        <w:t xml:space="preserve">, macro F1 y otras métricas responden de forma distinta al desequilibrio y a la definición de las clases. Una comparación académica útil debe describir </w:t>
      </w:r>
      <w:r w:rsidRPr="229D7926" w:rsidR="00253CC9">
        <w:rPr>
          <w:lang w:val="es-ES"/>
        </w:rPr>
        <w:t>estas condiciones antes de contraponer cifras; trasladar un resultado sin su corpus y protocolo produciría una equivalencia metodológica inexistente.</w:t>
      </w:r>
    </w:p>
    <w:p w:rsidR="00A747DC" w:rsidRDefault="00253CC9" w14:paraId="31053DFC" w14:textId="77777777">
      <w:pPr>
        <w:spacing w:after="120" w:line="360" w:lineRule="auto"/>
        <w:jc w:val="both"/>
      </w:pPr>
      <w:r w:rsidRPr="229D7926" w:rsidR="00253CC9">
        <w:rPr>
          <w:lang w:val="es-ES"/>
        </w:rPr>
        <w:t>Los enfoques textuales clásicos convierten las noticias en vectores y aplican algoritmos supervisados. Ozbay y Alatas (2020) comparan clasificadores sobre representaciones de ponderación de términos. Pérez-Rosas et al. (2018) describen la recogida y anotación de corpus en varios dominios y muestran la importancia de validar las etiquetas. Estos antecedentes motivan que la memoria detalle tanto el método como las fuentes y exclusiones.</w:t>
      </w:r>
    </w:p>
    <w:p w:rsidR="00A747DC" w:rsidRDefault="00253CC9" w14:paraId="3127B1DB" w14:textId="77777777">
      <w:pPr>
        <w:spacing w:after="120" w:line="360" w:lineRule="auto"/>
        <w:jc w:val="both"/>
      </w:pPr>
      <w:r>
        <w:t>Los enfoques profundos pueden integrar información adicional. Wang (2017) acompaña la publicación de LIAR con experimentos lingüísticos y un modelo híbrido que combina texto y metadatos. Ruchansky et al. (2017) proponen CSI, que utiliza el contenido, la respuesta temporal de los usuarios y características de la fuente. Estos diseños responden a objetivos diferentes de una línea base exclusivamente textual y requieren datos que el corpus de este TFG no contiene.</w:t>
      </w:r>
    </w:p>
    <w:p w:rsidR="00A747DC" w:rsidRDefault="00253CC9" w14:paraId="5ADEF912" w14:textId="77777777">
      <w:pPr>
        <w:spacing w:after="120" w:line="360" w:lineRule="auto"/>
        <w:jc w:val="both"/>
      </w:pPr>
      <w:r w:rsidRPr="229D7926" w:rsidR="00253CC9">
        <w:rPr>
          <w:lang w:val="es-ES"/>
        </w:rPr>
        <w:t xml:space="preserve">Otras líneas incorporan señales multimodales o formulan la verificación de afirmaciones mediante recuperación de evidencias. Los trabajos sobre diferencias de dominio advierten que el rendimiento puede cambiar cuando cambian el tema y las características del conjunto de evaluación (Silva et al., 2021), mientras que el </w:t>
      </w:r>
      <w:r w:rsidRPr="229D7926" w:rsidR="00253CC9">
        <w:rPr>
          <w:i w:val="1"/>
          <w:iCs w:val="1"/>
          <w:lang w:val="es-ES"/>
        </w:rPr>
        <w:t>fact-checking</w:t>
      </w:r>
      <w:r w:rsidRPr="229D7926" w:rsidR="00253CC9">
        <w:rPr>
          <w:lang w:val="es-ES"/>
        </w:rPr>
        <w:t xml:space="preserve"> persigue una tarea distinta de asignar una categoría aprendida a un texto (Thorne &amp; Vlachos, 2018). Este TFG no implementa esas funciones.</w:t>
      </w:r>
    </w:p>
    <w:p w:rsidR="00A747DC" w:rsidRDefault="00253CC9" w14:paraId="37061190" w14:textId="77777777">
      <w:pPr>
        <w:spacing w:after="120" w:line="360" w:lineRule="auto"/>
        <w:jc w:val="both"/>
      </w:pPr>
      <w:r>
        <w:t>La Tabla 1 compara cuatro antecedentes y el presente TFG en cuanto a corpus, representación, evaluación y límites. La síntesis no ordena las obras por una métrica compartida: explica qué decisiones metodológicas de esta memoria responden a sus diferencias.</w:t>
      </w:r>
    </w:p>
    <w:p w:rsidR="00A747DC" w:rsidP="3DBD6B24" w:rsidRDefault="00253CC9" w14:paraId="7EDC9BF9" w14:textId="77777777">
      <w:pPr>
        <w:keepNext/>
        <w:keepLines/>
        <w:spacing w:after="0" w:line="360" w:lineRule="auto"/>
      </w:pPr>
      <w:r>
        <w:rPr>
          <w:b/>
        </w:rPr>
        <w:t>Tabla 1</w:t>
      </w:r>
    </w:p>
    <w:p w:rsidR="00A747DC" w:rsidP="3DBD6B24" w:rsidRDefault="00253CC9" w14:paraId="7058976A" w14:textId="77777777">
      <w:pPr>
        <w:keepNext/>
        <w:keepLines/>
        <w:spacing w:after="120" w:line="360" w:lineRule="auto"/>
      </w:pPr>
      <w:r>
        <w:rPr>
          <w:i/>
        </w:rPr>
        <w:t>Comparación de trabajos relacionados por dimensiones metodológicas</w:t>
      </w:r>
    </w:p>
    <w:tbl>
      <w:tblPr>
        <w:tblStyle w:val="a"/>
        <w:tblW w:w="8959" w:type="dxa"/>
        <w:jc w:val="center"/>
        <w:tblInd w:w="0" w:type="dxa"/>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1568"/>
        <w:gridCol w:w="2239"/>
        <w:gridCol w:w="2464"/>
        <w:gridCol w:w="2688"/>
      </w:tblGrid>
      <w:tr w:rsidR="00A747DC" w:rsidTr="229D7926" w14:paraId="50825F54" w14:textId="77777777">
        <w:trPr>
          <w:cantSplit/>
          <w:tblHeader/>
          <w:jc w:val="center"/>
        </w:trPr>
        <w:tc>
          <w:tcPr>
            <w:tcW w:w="1568" w:type="dxa"/>
            <w:tcBorders>
              <w:bottom w:val="single" w:color="000000" w:themeColor="text1" w:sz="4" w:space="0"/>
            </w:tcBorders>
            <w:tcMar/>
            <w:vAlign w:val="center"/>
          </w:tcPr>
          <w:p w:rsidR="00A747DC" w:rsidP="3DBD6B24" w:rsidRDefault="00253CC9" w14:paraId="11B5B65F" w14:textId="77777777">
            <w:pPr>
              <w:keepNext/>
              <w:keepLines/>
              <w:spacing w:after="0" w:line="240" w:lineRule="auto"/>
              <w:jc w:val="center"/>
            </w:pPr>
            <w:r w:rsidRPr="3DBD6B24">
              <w:rPr>
                <w:b/>
                <w:bCs/>
                <w:szCs w:val="20"/>
              </w:rPr>
              <w:t>Trabajo</w:t>
            </w:r>
          </w:p>
        </w:tc>
        <w:tc>
          <w:tcPr>
            <w:tcW w:w="2239" w:type="dxa"/>
            <w:tcBorders>
              <w:bottom w:val="single" w:color="000000" w:themeColor="text1" w:sz="4" w:space="0"/>
            </w:tcBorders>
            <w:tcMar/>
            <w:vAlign w:val="center"/>
          </w:tcPr>
          <w:p w:rsidR="00A747DC" w:rsidP="3DBD6B24" w:rsidRDefault="00253CC9" w14:paraId="03220D8B" w14:textId="77777777">
            <w:pPr>
              <w:keepNext/>
              <w:keepLines/>
              <w:spacing w:after="0" w:line="240" w:lineRule="auto"/>
              <w:jc w:val="center"/>
            </w:pPr>
            <w:r w:rsidRPr="3DBD6B24">
              <w:rPr>
                <w:b/>
                <w:bCs/>
                <w:szCs w:val="20"/>
              </w:rPr>
              <w:t>Corpus y representación</w:t>
            </w:r>
          </w:p>
        </w:tc>
        <w:tc>
          <w:tcPr>
            <w:tcW w:w="2463" w:type="dxa"/>
            <w:tcBorders>
              <w:bottom w:val="single" w:color="000000" w:themeColor="text1" w:sz="4" w:space="0"/>
            </w:tcBorders>
            <w:tcMar/>
            <w:vAlign w:val="center"/>
          </w:tcPr>
          <w:p w:rsidR="00A747DC" w:rsidP="3DBD6B24" w:rsidRDefault="00253CC9" w14:paraId="4C6E355C" w14:textId="77777777">
            <w:pPr>
              <w:keepNext/>
              <w:keepLines/>
              <w:spacing w:after="0" w:line="240" w:lineRule="auto"/>
              <w:jc w:val="center"/>
            </w:pPr>
            <w:r w:rsidRPr="3DBD6B24">
              <w:rPr>
                <w:b/>
                <w:bCs/>
                <w:szCs w:val="20"/>
              </w:rPr>
              <w:t>Modelo y evaluación</w:t>
            </w:r>
          </w:p>
        </w:tc>
        <w:tc>
          <w:tcPr>
            <w:tcW w:w="2687" w:type="dxa"/>
            <w:tcBorders>
              <w:bottom w:val="single" w:color="000000" w:themeColor="text1" w:sz="4" w:space="0"/>
            </w:tcBorders>
            <w:tcMar/>
            <w:vAlign w:val="center"/>
          </w:tcPr>
          <w:p w:rsidR="00A747DC" w:rsidP="3DBD6B24" w:rsidRDefault="00253CC9" w14:paraId="3B01D62D" w14:textId="77777777">
            <w:pPr>
              <w:keepNext/>
              <w:keepLines/>
              <w:spacing w:after="0" w:line="240" w:lineRule="auto"/>
              <w:jc w:val="center"/>
            </w:pPr>
            <w:r w:rsidRPr="3DBD6B24">
              <w:rPr>
                <w:b/>
                <w:bCs/>
                <w:szCs w:val="20"/>
              </w:rPr>
              <w:t>Reproducibilidad y limitaciones</w:t>
            </w:r>
          </w:p>
        </w:tc>
      </w:tr>
      <w:tr w:rsidR="00A747DC" w:rsidTr="229D7926" w14:paraId="62ACE207" w14:textId="77777777">
        <w:trPr>
          <w:cantSplit/>
          <w:jc w:val="center"/>
        </w:trPr>
        <w:tc>
          <w:tcPr>
            <w:tcW w:w="1568" w:type="dxa"/>
            <w:tcMar/>
            <w:vAlign w:val="center"/>
          </w:tcPr>
          <w:p w:rsidR="00A747DC" w:rsidP="3DBD6B24" w:rsidRDefault="00253CC9" w14:paraId="348FF155" w14:textId="77777777">
            <w:pPr>
              <w:keepNext/>
              <w:keepLines/>
              <w:spacing w:after="0" w:line="240" w:lineRule="auto"/>
            </w:pPr>
            <w:r w:rsidRPr="3DBD6B24">
              <w:rPr>
                <w:szCs w:val="20"/>
              </w:rPr>
              <w:t>Shu et al. (2017)</w:t>
            </w:r>
          </w:p>
        </w:tc>
        <w:tc>
          <w:tcPr>
            <w:tcW w:w="2239" w:type="dxa"/>
            <w:tcMar/>
            <w:vAlign w:val="center"/>
          </w:tcPr>
          <w:p w:rsidR="003F7554" w:rsidRDefault="00053EC9" w14:paraId="112A1F3A" w14:textId="77777777">
            <w:pPr>
              <w:keepNext/>
              <w:keepLines/>
              <w:spacing w:after="0" w:line="240" w:lineRule="auto"/>
            </w:pPr>
            <w:r>
              <w:t>Revisión de conjuntos de datos, contenido y contexto social.</w:t>
            </w:r>
          </w:p>
        </w:tc>
        <w:tc>
          <w:tcPr>
            <w:tcW w:w="2463" w:type="dxa"/>
            <w:tcMar/>
            <w:vAlign w:val="center"/>
          </w:tcPr>
          <w:p w:rsidR="00A747DC" w:rsidP="3DBD6B24" w:rsidRDefault="00253CC9" w14:paraId="17FCA347" w14:textId="77777777">
            <w:pPr>
              <w:keepNext/>
              <w:keepLines/>
              <w:spacing w:after="0" w:line="240" w:lineRule="auto"/>
            </w:pPr>
            <w:r w:rsidRPr="3DBD6B24">
              <w:rPr>
                <w:szCs w:val="20"/>
              </w:rPr>
              <w:t>Taxonomía de métodos, métricas y recursos; no presenta un experimento único.</w:t>
            </w:r>
          </w:p>
        </w:tc>
        <w:tc>
          <w:tcPr>
            <w:tcW w:w="2687" w:type="dxa"/>
            <w:tcMar/>
            <w:vAlign w:val="center"/>
          </w:tcPr>
          <w:p w:rsidR="00A747DC" w:rsidP="3DBD6B24" w:rsidRDefault="00253CC9" w14:paraId="52109EE7" w14:textId="77777777">
            <w:pPr>
              <w:keepNext/>
              <w:keepLines/>
              <w:spacing w:after="0" w:line="240" w:lineRule="auto"/>
            </w:pPr>
            <w:r w:rsidRPr="3DBD6B24">
              <w:rPr>
                <w:szCs w:val="20"/>
              </w:rPr>
              <w:t>Marco conceptual; destaca datos sociales incompletos, no estructurados y ruidosos.</w:t>
            </w:r>
          </w:p>
        </w:tc>
      </w:tr>
      <w:tr w:rsidR="00A747DC" w:rsidTr="229D7926" w14:paraId="44E09F46" w14:textId="77777777">
        <w:trPr>
          <w:cantSplit/>
          <w:jc w:val="center"/>
        </w:trPr>
        <w:tc>
          <w:tcPr>
            <w:tcW w:w="1568" w:type="dxa"/>
            <w:tcMar/>
            <w:vAlign w:val="center"/>
          </w:tcPr>
          <w:p w:rsidR="00A747DC" w:rsidP="3DBD6B24" w:rsidRDefault="00253CC9" w14:paraId="1D6805C7" w14:textId="77777777">
            <w:pPr>
              <w:keepNext/>
              <w:keepLines/>
              <w:spacing w:after="0" w:line="240" w:lineRule="auto"/>
            </w:pPr>
            <w:r w:rsidRPr="3DBD6B24">
              <w:rPr>
                <w:szCs w:val="20"/>
              </w:rPr>
              <w:t>Wang (2017)</w:t>
            </w:r>
          </w:p>
        </w:tc>
        <w:tc>
          <w:tcPr>
            <w:tcW w:w="2239" w:type="dxa"/>
            <w:tcMar/>
            <w:vAlign w:val="center"/>
          </w:tcPr>
          <w:p w:rsidR="00A747DC" w:rsidP="3DBD6B24" w:rsidRDefault="00253CC9" w14:paraId="3AB277F6" w14:textId="77777777">
            <w:pPr>
              <w:keepNext/>
              <w:keepLines/>
              <w:spacing w:after="0" w:line="240" w:lineRule="auto"/>
            </w:pPr>
            <w:r w:rsidRPr="3DBD6B24">
              <w:rPr>
                <w:szCs w:val="20"/>
                <w:lang w:val="es-ES"/>
              </w:rPr>
              <w:t>LIAR: declaraciones breves de PolitiFact, seis etiquetas, texto y metadatos.</w:t>
            </w:r>
          </w:p>
        </w:tc>
        <w:tc>
          <w:tcPr>
            <w:tcW w:w="2463" w:type="dxa"/>
            <w:tcMar/>
            <w:vAlign w:val="center"/>
          </w:tcPr>
          <w:p w:rsidR="00A747DC" w:rsidP="3DBD6B24" w:rsidRDefault="00253CC9" w14:paraId="6BB0FBF2" w14:textId="77777777">
            <w:pPr>
              <w:keepNext/>
              <w:keepLines/>
              <w:spacing w:after="0" w:line="240" w:lineRule="auto"/>
            </w:pPr>
            <w:r>
              <w:rPr>
                <w:szCs w:val="20"/>
                <w:lang w:val="es-ES"/>
              </w:rPr>
              <w:t>Baselines lingüísticos y modelo híbrido de red neuronal convolucional (CNN); evaluación multiclase.</w:t>
            </w:r>
          </w:p>
        </w:tc>
        <w:tc>
          <w:tcPr>
            <w:tcW w:w="2687" w:type="dxa"/>
            <w:tcMar/>
            <w:vAlign w:val="center"/>
          </w:tcPr>
          <w:p w:rsidR="003F7554" w:rsidRDefault="00053EC9" w14:paraId="7FBE5C1C" w14:textId="77777777">
            <w:pPr>
              <w:keepNext/>
              <w:keepLines/>
              <w:spacing w:after="0" w:line="240" w:lineRule="auto"/>
            </w:pPr>
            <w:r>
              <w:t>Conjunto de datos público; la binarización del TFG reduce la granularidad original.</w:t>
            </w:r>
          </w:p>
        </w:tc>
      </w:tr>
      <w:tr w:rsidR="00A747DC" w:rsidTr="229D7926" w14:paraId="62D8C1C7" w14:textId="77777777">
        <w:trPr>
          <w:cantSplit/>
          <w:jc w:val="center"/>
        </w:trPr>
        <w:tc>
          <w:tcPr>
            <w:tcW w:w="1568" w:type="dxa"/>
            <w:tcMar/>
            <w:vAlign w:val="center"/>
          </w:tcPr>
          <w:p w:rsidR="00A747DC" w:rsidP="3DBD6B24" w:rsidRDefault="00253CC9" w14:paraId="784B1911" w14:textId="77777777">
            <w:pPr>
              <w:keepNext/>
              <w:keepLines/>
              <w:spacing w:after="0" w:line="240" w:lineRule="auto"/>
            </w:pPr>
            <w:r w:rsidRPr="3DBD6B24">
              <w:rPr>
                <w:szCs w:val="20"/>
              </w:rPr>
              <w:t>Ruchansky et al. (2017)</w:t>
            </w:r>
          </w:p>
        </w:tc>
        <w:tc>
          <w:tcPr>
            <w:tcW w:w="2239" w:type="dxa"/>
            <w:tcMar/>
            <w:vAlign w:val="center"/>
          </w:tcPr>
          <w:p w:rsidR="00A747DC" w:rsidP="3DBD6B24" w:rsidRDefault="00253CC9" w14:paraId="740D9CCE" w14:textId="77777777">
            <w:pPr>
              <w:keepNext/>
              <w:keepLines/>
              <w:spacing w:after="0" w:line="240" w:lineRule="auto"/>
            </w:pPr>
            <w:r w:rsidRPr="3DBD6B24">
              <w:rPr>
                <w:szCs w:val="20"/>
              </w:rPr>
              <w:t>Noticias e interacciones de Twitter y Weibo; texto, respuesta temporal y fuente.</w:t>
            </w:r>
          </w:p>
        </w:tc>
        <w:tc>
          <w:tcPr>
            <w:tcW w:w="2463" w:type="dxa"/>
            <w:tcMar/>
            <w:vAlign w:val="center"/>
          </w:tcPr>
          <w:p w:rsidR="00A747DC" w:rsidP="3DBD6B24" w:rsidRDefault="00253CC9" w14:paraId="49457FF3" w14:textId="77777777">
            <w:pPr>
              <w:keepNext w:val="1"/>
              <w:keepLines w:val="1"/>
              <w:spacing w:after="0" w:line="240" w:lineRule="auto"/>
            </w:pPr>
            <w:r w:rsidRPr="229D7926" w:rsidR="00253CC9">
              <w:rPr>
                <w:lang w:val="es-ES"/>
              </w:rPr>
              <w:t>Modelo profundo CSI evaluado frente a baselines mediante accuracy.</w:t>
            </w:r>
          </w:p>
        </w:tc>
        <w:tc>
          <w:tcPr>
            <w:tcW w:w="2687" w:type="dxa"/>
            <w:tcMar/>
            <w:vAlign w:val="center"/>
          </w:tcPr>
          <w:p w:rsidR="00A747DC" w:rsidP="3DBD6B24" w:rsidRDefault="00253CC9" w14:paraId="0A4A6386" w14:textId="77777777">
            <w:pPr>
              <w:keepNext/>
              <w:keepLines/>
              <w:spacing w:after="0" w:line="240" w:lineRule="auto"/>
            </w:pPr>
            <w:r w:rsidRPr="3DBD6B24">
              <w:rPr>
                <w:szCs w:val="20"/>
              </w:rPr>
              <w:t>No es comparable directamente con un pipeline solo textual porque requiere contexto social.</w:t>
            </w:r>
          </w:p>
        </w:tc>
      </w:tr>
      <w:tr w:rsidR="00A747DC" w:rsidTr="229D7926" w14:paraId="079452B6" w14:textId="77777777">
        <w:trPr>
          <w:cantSplit/>
          <w:jc w:val="center"/>
        </w:trPr>
        <w:tc>
          <w:tcPr>
            <w:tcW w:w="1568" w:type="dxa"/>
            <w:tcMar/>
            <w:vAlign w:val="center"/>
          </w:tcPr>
          <w:p w:rsidR="00A747DC" w:rsidP="3DBD6B24" w:rsidRDefault="00253CC9" w14:paraId="308ECEAE" w14:textId="77777777">
            <w:pPr>
              <w:keepNext/>
              <w:keepLines/>
              <w:spacing w:after="0" w:line="240" w:lineRule="auto"/>
            </w:pPr>
            <w:r w:rsidRPr="3DBD6B24">
              <w:rPr>
                <w:szCs w:val="20"/>
                <w:lang w:val="es-ES"/>
              </w:rPr>
              <w:t>Ozbay y Alatas (2020)</w:t>
            </w:r>
          </w:p>
        </w:tc>
        <w:tc>
          <w:tcPr>
            <w:tcW w:w="2239" w:type="dxa"/>
            <w:tcMar/>
            <w:vAlign w:val="center"/>
          </w:tcPr>
          <w:p w:rsidR="003F7554" w:rsidRDefault="00053EC9" w14:paraId="719BA573" w14:textId="77777777">
            <w:pPr>
              <w:keepLines/>
              <w:spacing w:after="0" w:line="240" w:lineRule="auto"/>
            </w:pPr>
            <w:r>
              <w:t>Tres conjuntos de datos públicos representados mediante ponderación TF y matriz documento-término.</w:t>
            </w:r>
          </w:p>
        </w:tc>
        <w:tc>
          <w:tcPr>
            <w:tcW w:w="2463" w:type="dxa"/>
            <w:tcMar/>
            <w:vAlign w:val="center"/>
          </w:tcPr>
          <w:p w:rsidR="00A747DC" w:rsidP="3DBD6B24" w:rsidRDefault="00253CC9" w14:paraId="7B272E7A" w14:textId="77777777">
            <w:pPr>
              <w:keepNext/>
              <w:keepLines/>
              <w:spacing w:after="0" w:line="240" w:lineRule="auto"/>
            </w:pPr>
            <w:r w:rsidRPr="3DBD6B24">
              <w:rPr>
                <w:szCs w:val="20"/>
              </w:rPr>
              <w:t>Veintitrés clasificadores supervisados comparados mediante cuatro métricas.</w:t>
            </w:r>
          </w:p>
        </w:tc>
        <w:tc>
          <w:tcPr>
            <w:tcW w:w="2687" w:type="dxa"/>
            <w:tcMar/>
            <w:vAlign w:val="center"/>
          </w:tcPr>
          <w:p w:rsidR="00A747DC" w:rsidP="3DBD6B24" w:rsidRDefault="00253CC9" w14:paraId="292EE858" w14:textId="77777777">
            <w:pPr>
              <w:keepNext/>
              <w:keepLines/>
              <w:spacing w:after="0" w:line="240" w:lineRule="auto"/>
            </w:pPr>
            <w:r w:rsidRPr="3DBD6B24">
              <w:rPr>
                <w:szCs w:val="20"/>
                <w:lang w:val="es-ES"/>
              </w:rPr>
              <w:t>Comparación amplia; los resultados dependen de corpus y protocolo distintos.</w:t>
            </w:r>
          </w:p>
        </w:tc>
      </w:tr>
      <w:tr w:rsidR="003F7554" w:rsidTr="229D7926" w14:paraId="5C3CD884" w14:textId="77777777">
        <w:trPr>
          <w:cantSplit/>
          <w:jc w:val="center"/>
        </w:trPr>
        <w:tc>
          <w:tcPr>
            <w:tcW w:w="1568" w:type="dxa"/>
            <w:tcMar/>
            <w:vAlign w:val="center"/>
          </w:tcPr>
          <w:p w:rsidR="003F7554" w:rsidRDefault="00053EC9" w14:paraId="6035C251" w14:textId="77777777">
            <w:pPr>
              <w:keepNext/>
              <w:keepLines/>
              <w:spacing w:after="0" w:line="240" w:lineRule="auto"/>
            </w:pPr>
            <w:r>
              <w:t>Presente TFG</w:t>
            </w:r>
          </w:p>
        </w:tc>
        <w:tc>
          <w:tcPr>
            <w:tcW w:w="2239" w:type="dxa"/>
            <w:tcMar/>
            <w:vAlign w:val="center"/>
          </w:tcPr>
          <w:p w:rsidR="003F7554" w:rsidRDefault="00053EC9" w14:paraId="096C9218" w14:textId="77777777">
            <w:pPr>
              <w:keepNext w:val="1"/>
              <w:keepLines w:val="1"/>
              <w:spacing w:after="0" w:line="240" w:lineRule="auto"/>
            </w:pPr>
            <w:r w:rsidRPr="229D7926" w:rsidR="00053EC9">
              <w:rPr>
                <w:lang w:val="es-ES"/>
              </w:rPr>
              <w:t>archive2 + LIAR; corpus binario derivado, TF-IDF de unigramas y bigramas.</w:t>
            </w:r>
          </w:p>
        </w:tc>
        <w:tc>
          <w:tcPr>
            <w:tcW w:w="2463" w:type="dxa"/>
            <w:tcMar/>
            <w:vAlign w:val="center"/>
          </w:tcPr>
          <w:p w:rsidR="003F7554" w:rsidRDefault="00053EC9" w14:paraId="252D4F14" w14:textId="77777777">
            <w:pPr>
              <w:keepNext/>
              <w:keepLines/>
              <w:spacing w:after="0" w:line="240" w:lineRule="auto"/>
            </w:pPr>
            <w:r>
              <w:t>Regresión logística y Linear SVC; cinco particiones agrupadas y transferencias en ambas direcciones.</w:t>
            </w:r>
          </w:p>
        </w:tc>
        <w:tc>
          <w:tcPr>
            <w:tcW w:w="2687" w:type="dxa"/>
            <w:tcMar/>
            <w:vAlign w:val="center"/>
          </w:tcPr>
          <w:p w:rsidR="003F7554" w:rsidRDefault="00053EC9" w14:paraId="563F7A1F" w14:textId="77777777">
            <w:pPr>
              <w:keepNext w:val="1"/>
              <w:keepLines w:val="1"/>
              <w:spacing w:after="0" w:line="240" w:lineRule="auto"/>
            </w:pPr>
            <w:r w:rsidRPr="229D7926" w:rsidR="00053EC9">
              <w:rPr>
                <w:lang w:val="es-ES"/>
              </w:rPr>
              <w:t>Comparación interna y alcance acotado a estas fuentes; la búsqueda MinHash es aproximada; Telegram queda excluido.</w:t>
            </w:r>
          </w:p>
        </w:tc>
      </w:tr>
    </w:tbl>
    <w:p w:rsidR="00A747DC" w:rsidP="229D7926" w:rsidRDefault="00253CC9" w14:paraId="254B3751" w14:textId="77777777">
      <w:pPr>
        <w:keepLines w:val="1"/>
        <w:spacing w:after="120" w:line="360" w:lineRule="auto"/>
        <w:jc w:val="both"/>
        <w:rPr>
          <w:sz w:val="28"/>
          <w:szCs w:val="28"/>
        </w:rPr>
      </w:pPr>
      <w:r w:rsidRPr="229D7926" w:rsidR="00253CC9">
        <w:rPr>
          <w:i w:val="1"/>
          <w:iCs w:val="1"/>
        </w:rPr>
        <w:t>Nota.</w:t>
      </w:r>
      <w:r w:rsidR="00253CC9">
        <w:rPr/>
        <w:t xml:space="preserve"> Los resultados no son directamente comparables debido a las diferencias de corpus, representación, modelos y protocolos de evaluación.</w:t>
      </w:r>
    </w:p>
    <w:p w:rsidR="00A747DC" w:rsidP="3DBD6B24" w:rsidRDefault="00253CC9" w14:paraId="5195DF76" w14:textId="77777777">
      <w:pPr>
        <w:pStyle w:val="Ttulo2"/>
        <w:spacing w:line="360" w:lineRule="auto"/>
      </w:pPr>
      <w:bookmarkStart w:name="_Toc243512141" w:id="282"/>
      <w:r w:rsidRPr="229D7926" w:rsidR="00253CC9">
        <w:rPr>
          <w:lang w:val="es-ES"/>
        </w:rPr>
        <w:t>2.7 Telegram como dominio de adquisición futura</w:t>
      </w:r>
      <w:bookmarkEnd w:id="282"/>
    </w:p>
    <w:p w:rsidR="00A747DC" w:rsidRDefault="00253CC9" w14:paraId="7DAAA52E" w14:textId="77777777">
      <w:pPr>
        <w:spacing w:after="120" w:line="360" w:lineRule="auto"/>
        <w:jc w:val="both"/>
      </w:pPr>
      <w:r w:rsidRPr="229D7926" w:rsidR="00253CC9">
        <w:rPr>
          <w:lang w:val="es-ES"/>
        </w:rPr>
        <w:t>Telegram permite publicar mensajes en canales públicos, reenviar contenidos, incorporar material multimedia y acceder a determinadas publicaciones mediante una interfaz de programación de aplicaciones (API). Estas propiedades lo convierten en un posible dominio de adquisición para estudiar desinformación. Sin embargo, sus mensajes pueden ser breves, fragmentados, contextuales o acompañados de enlaces, emojis e imágenes, y no comparten necesariamente la distribución de los artículos de archive2 ni de las declaraciones de LIAR.</w:t>
      </w:r>
    </w:p>
    <w:p w:rsidR="00A747DC" w:rsidRDefault="00253CC9" w14:paraId="168FC475" w14:textId="77777777">
      <w:pPr>
        <w:spacing w:after="120" w:line="360" w:lineRule="auto"/>
        <w:jc w:val="both"/>
      </w:pPr>
      <w:r w:rsidRPr="229D7926" w:rsidR="00253CC9">
        <w:rPr>
          <w:lang w:val="es-ES"/>
        </w:rPr>
        <w:t>El módulo implementado realiza adquisiciones bajo demanda en los canales públicos configurados y genera ficheros JSON que pueden normalizarse y deduplicarse. Su salida permanece sin etiquetar y no se incorporó al corpus unificado, al entrenamiento ni a la evaluación descritos en la memoria. Por tanto, el módulo es una capacidad técnica independiente; no constituye monitorización continua, detección en tiempo real ni evidencia de que el modelo se transfiera al dominio de Telegram.</w:t>
      </w:r>
    </w:p>
    <w:p w:rsidR="00A747DC" w:rsidRDefault="00253CC9" w14:paraId="247081F7" w14:textId="77777777">
      <w:pPr>
        <w:spacing w:after="120" w:line="360" w:lineRule="auto"/>
        <w:jc w:val="both"/>
      </w:pPr>
      <w:r>
        <w:t>Una evaluación futura en este dominio exigiría seleccionar mensajes, establecer instrucciones de anotación, resolver desacuerdos entre anotadores y documentar controles de calidad. También deberían definirse medidas de minimización, anonimización y revisión ética cuando proceda. Hasta completar ese proceso, los mensajes adquiridos solo pueden apoyar la preparación de un corpus futuro y el estudio posterior de transferencia de dominio.</w:t>
      </w:r>
    </w:p>
    <w:p w:rsidR="00A747DC" w:rsidP="3DBD6B24" w:rsidRDefault="00253CC9" w14:paraId="0B36A2D2" w14:textId="302D7E0F">
      <w:pPr>
        <w:pStyle w:val="Ttulo2"/>
        <w:spacing w:line="360" w:lineRule="auto"/>
      </w:pPr>
      <w:bookmarkStart w:name="_Toc243512142" w:id="283"/>
      <w:r w:rsidR="00253CC9">
        <w:rPr/>
        <w:t>2.8 Posicionamiento y alcance</w:t>
      </w:r>
      <w:bookmarkEnd w:id="283"/>
      <w:r w:rsidR="00253CC9">
        <w:rPr/>
        <w:t xml:space="preserve"> </w:t>
      </w:r>
    </w:p>
    <w:p w:rsidR="00A747DC" w:rsidRDefault="00253CC9" w14:paraId="4A110DB5" w14:textId="77777777">
      <w:pPr>
        <w:spacing w:after="120" w:line="360" w:lineRule="auto"/>
        <w:jc w:val="both"/>
      </w:pPr>
      <w:r w:rsidRPr="229D7926" w:rsidR="00253CC9">
        <w:rPr>
          <w:lang w:val="es-ES"/>
        </w:rPr>
        <w:t xml:space="preserve">El proyecto se posiciona como una base experimental reproducible para estudiar clasificación textual de </w:t>
      </w:r>
      <w:r w:rsidRPr="229D7926" w:rsidR="00253CC9">
        <w:rPr>
          <w:i w:val="1"/>
          <w:iCs w:val="1"/>
          <w:lang w:val="es-ES"/>
        </w:rPr>
        <w:t>fake news</w:t>
      </w:r>
      <w:r w:rsidRPr="229D7926" w:rsidR="00253CC9">
        <w:rPr>
          <w:lang w:val="es-ES"/>
        </w:rPr>
        <w:t>. El valor principal reside en integrar fuentes etiquetadas mediante reglas explícitas, validar el corpus, aplicar un preprocesamiento determinista, comparar dos modelos lineales y conservar los artefactos de cada ejecución. La interpretabilidad de la línea base forma parte del diseño porque permite examinar si el modelo utiliza contenido relevante o marcas superficiales.</w:t>
      </w:r>
    </w:p>
    <w:p w:rsidR="00A747DC" w:rsidRDefault="00253CC9" w14:paraId="0B47B42C" w14:textId="77777777">
      <w:pPr>
        <w:spacing w:after="120" w:line="360" w:lineRule="auto"/>
        <w:jc w:val="both"/>
      </w:pPr>
      <w:r>
        <w:t>Esta delimitación no reduce la utilidad del trabajo, sino que identifica qué afirmaciones pueden sostenerse con la evidencia disponible. Una línea base controlada permite localizar problemas de limpieza, evaluar la influencia de la fuente y establecer un punto de comparación para ampliaciones posteriores. Su valor reside en que cada decisión relevante queda documentada y puede revisarse. La reproducibilidad convierte el resultado en una referencia acumulable, mientras que la declaración expresa de límites evita confundir rendimiento interno con capacidad general de detectar desinformación.</w:t>
      </w:r>
    </w:p>
    <w:p w:rsidR="00A747DC" w:rsidRDefault="00253CC9" w14:paraId="58D7A02C" w14:textId="77777777">
      <w:pPr>
        <w:spacing w:after="120" w:line="360" w:lineRule="auto"/>
        <w:jc w:val="both"/>
      </w:pPr>
      <w:r w:rsidRPr="229D7926" w:rsidR="00253CC9">
        <w:rPr>
          <w:lang w:val="es-ES"/>
        </w:rPr>
        <w:t>El alcance evaluado se limita a archive2 y LIAR: cinco particiones estratificadas por grupos de duplicados y dos pruebas de transferencia entre esas fuentes. Las métricas describen ese marco experimental y no demuestran generalización a otros periodos, idiomas o plataformas. En particular, no se ha validado la transferencia a Telegram ni se ha construido un detector universal de noticias falsas.</w:t>
      </w:r>
    </w:p>
    <w:p w:rsidR="00A747DC" w:rsidRDefault="00253CC9" w14:paraId="6328ADEB" w14:textId="77777777">
      <w:pPr>
        <w:spacing w:after="120" w:line="360" w:lineRule="auto"/>
        <w:jc w:val="both"/>
      </w:pPr>
      <w:r w:rsidRPr="229D7926" w:rsidR="00253CC9">
        <w:rPr>
          <w:lang w:val="es-ES"/>
        </w:rPr>
        <w:t xml:space="preserve">Tampoco se ha implementado un sistema de </w:t>
      </w:r>
      <w:r w:rsidRPr="229D7926" w:rsidR="00253CC9">
        <w:rPr>
          <w:i w:val="1"/>
          <w:iCs w:val="1"/>
          <w:lang w:val="es-ES"/>
        </w:rPr>
        <w:t>fact-checking</w:t>
      </w:r>
      <w:r w:rsidRPr="229D7926" w:rsidR="00253CC9">
        <w:rPr>
          <w:lang w:val="es-ES"/>
        </w:rPr>
        <w:t xml:space="preserve">, un clasificador multimodal o una arquitectura de producción. Una futura ampliación exigiría corpus anotados de destino, particiones por periodo y una evaluación independiente; modelos </w:t>
      </w:r>
      <w:r w:rsidRPr="229D7926" w:rsidR="00253CC9">
        <w:rPr>
          <w:i w:val="1"/>
          <w:iCs w:val="1"/>
          <w:lang w:val="es-ES"/>
        </w:rPr>
        <w:t>transformer</w:t>
      </w:r>
      <w:r w:rsidRPr="229D7926" w:rsidR="00253CC9">
        <w:rPr>
          <w:lang w:val="es-ES"/>
        </w:rPr>
        <w:t xml:space="preserve"> o recuperación de evidencias serían líneas posteriores, no prestaciones demostradas por el experimento actual.</w:t>
      </w:r>
    </w:p>
    <w:p w:rsidR="00A747DC" w:rsidRDefault="00253CC9" w14:paraId="2AA50CD4" w14:textId="77777777">
      <w:pPr>
        <w:spacing w:after="120" w:line="360" w:lineRule="auto"/>
        <w:jc w:val="both"/>
      </w:pPr>
      <w:r>
        <w:t>Esta delimitación conduce directamente a los requisitos del sistema: integridad del corpus, determinismo, desacoplamiento de la adquisición, persistencia de artefactos y evaluación auditable. El capítulo 3 traduce estos principios en la metodología de trabajo, los requisitos funcionales y no funcionales y la arquitectura que organiza los componentes del pipeline.</w:t>
      </w:r>
    </w:p>
    <w:p w:rsidR="007E5B23" w:rsidRDefault="007E5B23" w14:paraId="13DBD5E5" w14:textId="77777777">
      <w:pPr>
        <w:rPr>
          <w:b w:val="1"/>
          <w:bCs w:val="1"/>
          <w:color w:val="000000"/>
          <w:sz w:val="28"/>
          <w:szCs w:val="28"/>
        </w:rPr>
      </w:pPr>
      <w:r>
        <w:br w:type="page"/>
      </w:r>
    </w:p>
    <w:p w:rsidR="00A747DC" w:rsidP="3DBD6B24" w:rsidRDefault="00253CC9" w14:paraId="18E9EF8B" w14:textId="3B8FB9E8">
      <w:pPr>
        <w:pStyle w:val="Ttulo1"/>
        <w:spacing w:line="360" w:lineRule="auto"/>
      </w:pPr>
      <w:bookmarkStart w:name="_Toc243512143" w:id="287"/>
      <w:r>
        <w:t>3. Metodología, requisitos y arquitectura funcional</w:t>
      </w:r>
      <w:bookmarkEnd w:id="287"/>
    </w:p>
    <w:p w:rsidR="008617EA" w:rsidP="3DBD6B24" w:rsidRDefault="00253CC9" w14:paraId="619768C2" w14:textId="77777777">
      <w:pPr>
        <w:pStyle w:val="Ttulo2"/>
        <w:spacing w:after="120" w:line="360" w:lineRule="auto"/>
      </w:pPr>
      <w:bookmarkStart w:name="_Toc243512144" w:id="288"/>
      <w:r>
        <w:t>3.1 Metodología de trabajo</w:t>
      </w:r>
      <w:bookmarkEnd w:id="288"/>
    </w:p>
    <w:p w:rsidR="00A747DC" w:rsidRDefault="00253CC9" w14:paraId="089ABC56" w14:textId="77777777">
      <w:pPr>
        <w:spacing w:after="120" w:line="360" w:lineRule="auto"/>
        <w:jc w:val="both"/>
      </w:pPr>
      <w:r w:rsidRPr="229D7926" w:rsidR="00253CC9">
        <w:rPr>
          <w:lang w:val="es-ES"/>
        </w:rPr>
        <w:t xml:space="preserve">El método se organiza en preparación de datos, validación, representación, ajuste y evaluación. Primero se conserva la fuente y se genera una auditoría fila a fila; después se agrupan duplicados antes de crear particiones; cada modelo se ajusta dentro de cada </w:t>
      </w:r>
      <w:r w:rsidRPr="229D7926" w:rsidR="00253CC9">
        <w:rPr>
          <w:i w:val="1"/>
          <w:iCs w:val="1"/>
          <w:lang w:val="es-ES"/>
        </w:rPr>
        <w:t>fold</w:t>
      </w:r>
      <w:r w:rsidRPr="229D7926" w:rsidR="00253CC9">
        <w:rPr>
          <w:lang w:val="es-ES"/>
        </w:rPr>
        <w:t>; y las predicciones fuera de entrenamiento permiten calcular métricas agregadas. Una ruta separada evalúa la transferencia entre archive2 y LIAR, sin conectar Telegram con la evaluación.</w:t>
      </w:r>
    </w:p>
    <w:p w:rsidR="00A747DC" w:rsidRDefault="00253CC9" w14:paraId="3337EB43" w14:textId="77777777">
      <w:pPr>
        <w:spacing w:after="120" w:line="360" w:lineRule="auto"/>
        <w:jc w:val="both"/>
      </w:pPr>
      <w:r>
        <w:t>La preparación, la validación cruzada y la transferencia son etapas separadas con estado persistido. Una ejecución interrumpida solo reutiliza una etapa completa cuando las huellas de entrada, configuración, código y versiones coinciden; los resultados históricos permanecen en sus propios directorios. Esta estructura permite auditar qué cambios del corpus o del protocolo exigen un nuevo identificador de ejecución.</w:t>
      </w:r>
    </w:p>
    <w:p w:rsidR="00A553D6" w:rsidRDefault="00F5493C" w14:paraId="03492FC7" w14:textId="77777777">
      <w:pPr>
        <w:spacing w:after="120" w:line="360" w:lineRule="auto"/>
        <w:jc w:val="both"/>
      </w:pPr>
      <w:r w:rsidRPr="229D7926" w:rsidR="00F5493C">
        <w:rPr>
          <w:lang w:val="es-ES"/>
        </w:rPr>
        <w:t xml:space="preserve">El flujo se organiza como una cadena de evidencias. La construcción histórica aporta el corpus de entrada y su metadata; la preparación derivada registra cada inclusión, duplicado exacto y exclusión por conflicto; el agrupamiento define las unidades de partición; y cada </w:t>
      </w:r>
      <w:r w:rsidRPr="229D7926" w:rsidR="00F5493C">
        <w:rPr>
          <w:i w:val="1"/>
          <w:iCs w:val="1"/>
          <w:lang w:val="es-ES"/>
        </w:rPr>
        <w:t>fold</w:t>
      </w:r>
      <w:r w:rsidRPr="229D7926" w:rsidR="00F5493C">
        <w:rPr>
          <w:lang w:val="es-ES"/>
        </w:rPr>
        <w:t xml:space="preserve"> ajusta representación y clasificador solo con sus datos de entrenamiento. La evaluación interpreta predicciones fuera de entrenamiento y transferencias entre fuentes, nunca una partición </w:t>
      </w:r>
      <w:r w:rsidRPr="229D7926" w:rsidR="00F5493C">
        <w:rPr>
          <w:i w:val="1"/>
          <w:iCs w:val="1"/>
          <w:lang w:val="es-ES"/>
        </w:rPr>
        <w:t>holdout</w:t>
      </w:r>
      <w:r w:rsidRPr="229D7926" w:rsidR="00F5493C">
        <w:rPr>
          <w:lang w:val="es-ES"/>
        </w:rPr>
        <w:t xml:space="preserve"> del protocolo anterior como si fuera actual.</w:t>
      </w:r>
    </w:p>
    <w:p w:rsidR="00A553D6" w:rsidRDefault="00F5493C" w14:paraId="29BA8EE1" w14:textId="77777777">
      <w:pPr>
        <w:spacing w:after="120" w:line="360" w:lineRule="auto"/>
        <w:jc w:val="both"/>
      </w:pPr>
      <w:r w:rsidRPr="229D7926" w:rsidR="00F5493C">
        <w:rPr>
          <w:lang w:val="es-ES"/>
        </w:rPr>
        <w:t xml:space="preserve">Cada transición mantiene un contrato explícito. La preparación exige columnas y </w:t>
      </w:r>
      <w:r w:rsidRPr="229D7926" w:rsidR="00F5493C">
        <w:rPr>
          <w:rFonts w:ascii="Consolas" w:hAnsi="Consolas" w:eastAsia="Consolas" w:cs="Consolas"/>
          <w:lang w:val="es-ES"/>
        </w:rPr>
        <w:t>source_id</w:t>
      </w:r>
      <w:r w:rsidRPr="229D7926" w:rsidR="00F5493C">
        <w:rPr>
          <w:lang w:val="es-ES"/>
        </w:rPr>
        <w:t xml:space="preserve"> únicos, asigna un estado a cada fila original y produce grupos y representantes. La ejecución comprueba que ningún grupo se reparta entre entrenamiento y prueba, persiste las asignaciones y registra modelo, umbral, iteraciones, avisos, predicciones y métricas. El contrato permite reconstruir el recorrido hasta cada cifra, sin equiparar control estructural con veracidad de las etiquetas.</w:t>
      </w:r>
    </w:p>
    <w:p w:rsidR="00A553D6" w:rsidRDefault="00F5493C" w14:paraId="7508204F" w14:textId="77777777">
      <w:pPr>
        <w:spacing w:after="120" w:line="360" w:lineRule="auto"/>
        <w:jc w:val="both"/>
      </w:pPr>
      <w:r w:rsidRPr="229D7926" w:rsidR="00F5493C">
        <w:rPr>
          <w:lang w:val="es-ES"/>
        </w:rPr>
        <w:t>La secuencia delimita las responsabilidades de cada componente y las condiciones para repetir el experimento. La adquisición de Telegram produce mensajes sin etiqueta y permanece desacoplada; la evaluación principal utiliza únicamente el corpus derivado de archive2 y LIAR.</w:t>
      </w:r>
    </w:p>
    <w:p w:rsidR="008617EA" w:rsidP="3DBD6B24" w:rsidRDefault="00253CC9" w14:paraId="53CC6DFC" w14:textId="77777777">
      <w:pPr>
        <w:pStyle w:val="Ttulo2"/>
        <w:spacing w:after="120" w:line="360" w:lineRule="auto"/>
      </w:pPr>
      <w:bookmarkStart w:name="_Toc243512145" w:id="289"/>
      <w:r>
        <w:t>3.2 Requisitos funcionales</w:t>
      </w:r>
      <w:bookmarkEnd w:id="289"/>
    </w:p>
    <w:p w:rsidR="00A747DC" w:rsidRDefault="00253CC9" w14:paraId="64A43CFA" w14:textId="77777777">
      <w:pPr>
        <w:spacing w:after="120" w:line="360" w:lineRule="auto"/>
        <w:jc w:val="both"/>
      </w:pPr>
      <w:r>
        <w:t>La Tabla 2 recoge los requisitos funcionales en el orden del flujo experimental. La columna de trazabilidad vincula cada requisito con las secciones, evidencias o pruebas existentes y, cuando procede, con el capítulo de evaluación.</w:t>
      </w:r>
    </w:p>
    <w:p w:rsidR="00A747DC" w:rsidP="3DBD6B24" w:rsidRDefault="00253CC9" w14:paraId="0BC43A42" w14:textId="77777777">
      <w:pPr>
        <w:keepNext/>
        <w:keepLines/>
        <w:spacing w:after="0" w:line="360" w:lineRule="auto"/>
      </w:pPr>
      <w:r>
        <w:rPr>
          <w:b/>
        </w:rPr>
        <w:t>Tabla 2</w:t>
      </w:r>
    </w:p>
    <w:p w:rsidR="00A747DC" w:rsidP="3DBD6B24" w:rsidRDefault="00253CC9" w14:paraId="01FBBDFD" w14:textId="77777777">
      <w:pPr>
        <w:keepNext/>
        <w:keepLines/>
        <w:spacing w:after="120" w:line="360" w:lineRule="auto"/>
      </w:pPr>
      <w:r>
        <w:rPr>
          <w:i/>
        </w:rPr>
        <w:t>Requisitos funcionales del sistema experimental</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64104DCD" w14:textId="77777777">
        <w:trPr>
          <w:cantSplit/>
          <w:tblHeader/>
          <w:jc w:val="center"/>
        </w:trPr>
        <w:tc>
          <w:tcPr>
            <w:tcW w:w="2015" w:type="dxa"/>
            <w:tcBorders>
              <w:bottom w:val="single" w:color="000000" w:themeColor="text1" w:sz="4" w:space="0"/>
            </w:tcBorders>
            <w:tcMar/>
            <w:vAlign w:val="center"/>
          </w:tcPr>
          <w:p w:rsidR="00A747DC" w:rsidP="3DBD6B24" w:rsidRDefault="00253CC9" w14:paraId="31B43561" w14:textId="77777777">
            <w:pPr>
              <w:keepNext/>
              <w:keepLines/>
              <w:spacing w:after="0" w:line="240" w:lineRule="auto"/>
              <w:jc w:val="center"/>
            </w:pPr>
            <w:r>
              <w:rPr>
                <w:b/>
              </w:rPr>
              <w:t>Código</w:t>
            </w:r>
          </w:p>
        </w:tc>
        <w:tc>
          <w:tcPr>
            <w:tcW w:w="3247" w:type="dxa"/>
            <w:tcBorders>
              <w:bottom w:val="single" w:color="000000" w:themeColor="text1" w:sz="4" w:space="0"/>
            </w:tcBorders>
            <w:tcMar/>
            <w:vAlign w:val="center"/>
          </w:tcPr>
          <w:p w:rsidR="00A747DC" w:rsidP="3DBD6B24" w:rsidRDefault="009E52A8" w14:paraId="697092FE" w14:textId="77777777">
            <w:pPr>
              <w:keepNext/>
              <w:keepLines/>
              <w:spacing w:after="0" w:line="240" w:lineRule="auto"/>
              <w:jc w:val="center"/>
            </w:pPr>
            <w:r>
              <w:rPr>
                <w:b/>
              </w:rPr>
              <w:t>Descripción</w:t>
            </w:r>
          </w:p>
        </w:tc>
        <w:tc>
          <w:tcPr>
            <w:tcW w:w="3695" w:type="dxa"/>
            <w:tcBorders>
              <w:bottom w:val="single" w:color="000000" w:themeColor="text1" w:sz="4" w:space="0"/>
            </w:tcBorders>
            <w:tcMar/>
            <w:vAlign w:val="center"/>
          </w:tcPr>
          <w:p w:rsidR="00464E78" w:rsidRDefault="00927118" w14:paraId="1EC4196E" w14:textId="77777777">
            <w:pPr>
              <w:keepNext/>
              <w:keepLines/>
              <w:spacing w:after="0" w:line="240" w:lineRule="auto"/>
              <w:jc w:val="center"/>
            </w:pPr>
            <w:r>
              <w:rPr>
                <w:b/>
              </w:rPr>
              <w:t>Trazabilidad</w:t>
            </w:r>
          </w:p>
        </w:tc>
      </w:tr>
      <w:tr w:rsidR="00A747DC" w:rsidTr="229D7926" w14:paraId="5FAE6742" w14:textId="77777777">
        <w:trPr>
          <w:cantSplit/>
          <w:jc w:val="center"/>
        </w:trPr>
        <w:tc>
          <w:tcPr>
            <w:tcW w:w="2015" w:type="dxa"/>
            <w:tcMar/>
            <w:vAlign w:val="center"/>
          </w:tcPr>
          <w:p w:rsidR="00A747DC" w:rsidP="3DBD6B24" w:rsidRDefault="00253CC9" w14:paraId="60859E31" w14:textId="77777777">
            <w:pPr>
              <w:keepNext/>
              <w:keepLines/>
              <w:spacing w:after="0" w:line="240" w:lineRule="auto"/>
            </w:pPr>
            <w:r>
              <w:t>RF-1</w:t>
            </w:r>
          </w:p>
        </w:tc>
        <w:tc>
          <w:tcPr>
            <w:tcW w:w="3247" w:type="dxa"/>
            <w:tcMar/>
            <w:vAlign w:val="center"/>
          </w:tcPr>
          <w:p w:rsidR="003F7554" w:rsidRDefault="00053EC9" w14:paraId="0112AD26" w14:textId="77777777">
            <w:pPr>
              <w:keepNext/>
              <w:keepLines/>
              <w:spacing w:after="0" w:line="240" w:lineRule="auto"/>
            </w:pPr>
            <w:r>
              <w:t>Construcción del corpus. Integrar archive2 y LIAR, conservar procedencia y etiquetas originales, auditar inclusiones y exclusiones, y agrupar duplicados antes de particionar.</w:t>
            </w:r>
          </w:p>
        </w:tc>
        <w:tc>
          <w:tcPr>
            <w:tcW w:w="3695" w:type="dxa"/>
            <w:tcMar/>
            <w:vAlign w:val="center"/>
          </w:tcPr>
          <w:p w:rsidR="00464E78" w:rsidRDefault="00927118" w14:paraId="44893B22" w14:textId="77777777">
            <w:pPr>
              <w:keepNext w:val="1"/>
              <w:keepLines w:val="1"/>
              <w:spacing w:after="0" w:line="240" w:lineRule="auto"/>
            </w:pPr>
            <w:r w:rsidRPr="229D7926" w:rsidR="00927118">
              <w:rPr>
                <w:lang w:val="es-ES"/>
              </w:rPr>
              <w:t>Diseño/desarrollo: 3.6 y 4.1. Evidencia: corpus, metadata y tests de construcción. Evaluación: 5.8 y 5.10.</w:t>
            </w:r>
          </w:p>
        </w:tc>
      </w:tr>
      <w:tr w:rsidR="00A747DC" w:rsidTr="229D7926" w14:paraId="4EEC729D" w14:textId="77777777">
        <w:trPr>
          <w:cantSplit/>
          <w:jc w:val="center"/>
        </w:trPr>
        <w:tc>
          <w:tcPr>
            <w:tcW w:w="2015" w:type="dxa"/>
            <w:tcMar/>
            <w:vAlign w:val="center"/>
          </w:tcPr>
          <w:p w:rsidR="00A747DC" w:rsidP="3DBD6B24" w:rsidRDefault="00253CC9" w14:paraId="40BC4776" w14:textId="77777777">
            <w:pPr>
              <w:keepNext/>
              <w:keepLines/>
              <w:spacing w:after="0" w:line="240" w:lineRule="auto"/>
            </w:pPr>
            <w:r>
              <w:t>RF-2</w:t>
            </w:r>
          </w:p>
        </w:tc>
        <w:tc>
          <w:tcPr>
            <w:tcW w:w="3247" w:type="dxa"/>
            <w:tcMar/>
            <w:vAlign w:val="center"/>
          </w:tcPr>
          <w:p w:rsidR="00A747DC" w:rsidP="3DBD6B24" w:rsidRDefault="00253CC9" w14:paraId="120E56B5" w14:textId="77777777">
            <w:pPr>
              <w:keepNext/>
              <w:keepLines/>
              <w:spacing w:after="0" w:line="240" w:lineRule="auto"/>
            </w:pPr>
            <w:r>
              <w:t>Preprocesamiento. Limpiar, normalizar y preparar los textos de forma determinista.</w:t>
            </w:r>
          </w:p>
        </w:tc>
        <w:tc>
          <w:tcPr>
            <w:tcW w:w="3695" w:type="dxa"/>
            <w:tcMar/>
            <w:vAlign w:val="center"/>
          </w:tcPr>
          <w:p w:rsidR="00464E78" w:rsidRDefault="00927118" w14:paraId="4B211341" w14:textId="77777777">
            <w:pPr>
              <w:keepNext/>
              <w:keepLines/>
              <w:spacing w:after="0" w:line="240" w:lineRule="auto"/>
            </w:pPr>
            <w:r>
              <w:t>Diseño/desarrollo: 3.1 y 4.3. Evidencia: preprocessing.py y test_preprocessing.py. Evaluación: 5.7.</w:t>
            </w:r>
          </w:p>
        </w:tc>
      </w:tr>
      <w:tr w:rsidR="00A747DC" w:rsidTr="229D7926" w14:paraId="07834B41" w14:textId="77777777">
        <w:trPr>
          <w:cantSplit/>
          <w:jc w:val="center"/>
        </w:trPr>
        <w:tc>
          <w:tcPr>
            <w:tcW w:w="2015" w:type="dxa"/>
            <w:tcMar/>
            <w:vAlign w:val="center"/>
          </w:tcPr>
          <w:p w:rsidR="00A747DC" w:rsidP="3DBD6B24" w:rsidRDefault="00253CC9" w14:paraId="5FF5CE3F" w14:textId="77777777">
            <w:pPr>
              <w:keepLines/>
              <w:spacing w:after="0" w:line="240" w:lineRule="auto"/>
            </w:pPr>
            <w:r>
              <w:t>RF-3</w:t>
            </w:r>
          </w:p>
        </w:tc>
        <w:tc>
          <w:tcPr>
            <w:tcW w:w="3247" w:type="dxa"/>
            <w:tcMar/>
            <w:vAlign w:val="center"/>
          </w:tcPr>
          <w:p w:rsidR="00A747DC" w:rsidP="3DBD6B24" w:rsidRDefault="00253CC9" w14:paraId="73F61F39" w14:textId="77777777">
            <w:pPr>
              <w:keepLines/>
              <w:spacing w:after="0" w:line="240" w:lineRule="auto"/>
            </w:pPr>
            <w:r>
              <w:t>Validación. Comprobar esquema, tipos, integridad, etiquetas válidas, valores nulos, duplicados y condiciones previas al entrenamiento.</w:t>
            </w:r>
          </w:p>
        </w:tc>
        <w:tc>
          <w:tcPr>
            <w:tcW w:w="3695" w:type="dxa"/>
            <w:tcMar/>
            <w:vAlign w:val="center"/>
          </w:tcPr>
          <w:p w:rsidR="00464E78" w:rsidRDefault="00927118" w14:paraId="4418D3D4" w14:textId="77777777">
            <w:pPr>
              <w:keepLines w:val="1"/>
              <w:spacing w:after="0" w:line="240" w:lineRule="auto"/>
            </w:pPr>
            <w:r w:rsidRPr="229D7926" w:rsidR="00927118">
              <w:rPr>
                <w:lang w:val="es-ES"/>
              </w:rPr>
              <w:t>Diseño/desarrollo: 3.6 y 4.2. Evidencia: validate_dataset.py y tests de validación. Evaluación: 5.7 y 5.10.</w:t>
            </w:r>
          </w:p>
        </w:tc>
      </w:tr>
      <w:tr w:rsidR="00A747DC" w:rsidTr="229D7926" w14:paraId="21B80610" w14:textId="77777777">
        <w:trPr>
          <w:cantSplit/>
          <w:jc w:val="center"/>
        </w:trPr>
        <w:tc>
          <w:tcPr>
            <w:tcW w:w="2015" w:type="dxa"/>
            <w:tcMar/>
            <w:vAlign w:val="center"/>
          </w:tcPr>
          <w:p w:rsidR="00A747DC" w:rsidP="3DBD6B24" w:rsidRDefault="00253CC9" w14:paraId="52EAAAEB" w14:textId="77777777">
            <w:pPr>
              <w:keepLines/>
              <w:spacing w:after="0" w:line="240" w:lineRule="auto"/>
            </w:pPr>
            <w:r>
              <w:t>RF-4</w:t>
            </w:r>
          </w:p>
        </w:tc>
        <w:tc>
          <w:tcPr>
            <w:tcW w:w="3247" w:type="dxa"/>
            <w:tcMar/>
            <w:vAlign w:val="center"/>
          </w:tcPr>
          <w:p w:rsidR="003F7554" w:rsidRDefault="00053EC9" w14:paraId="0FABDCF4" w14:textId="77777777">
            <w:pPr>
              <w:keepLines/>
              <w:spacing w:after="0" w:line="240" w:lineRule="auto"/>
            </w:pPr>
            <w:r>
              <w:t>Entrenamiento. Ajustar TF-IDF y los dos clasificadores lineales exclusivamente en el entrenamiento de cada una de cinco particiones agrupadas compartidas.</w:t>
            </w:r>
          </w:p>
        </w:tc>
        <w:tc>
          <w:tcPr>
            <w:tcW w:w="3695" w:type="dxa"/>
            <w:tcMar/>
            <w:vAlign w:val="center"/>
          </w:tcPr>
          <w:p w:rsidR="00464E78" w:rsidRDefault="00927118" w14:paraId="4F483F7A" w14:textId="77777777">
            <w:pPr>
              <w:keepLines w:val="1"/>
              <w:spacing w:after="0" w:line="240" w:lineRule="auto"/>
            </w:pPr>
            <w:r w:rsidRPr="229D7926" w:rsidR="00927118">
              <w:rPr>
                <w:lang w:val="es-ES"/>
              </w:rPr>
              <w:t>Diseño/desarrollo: 3.7 y 4.5. Evidencia: configuración, script y tests de entrenamiento. Evaluación: 5.1-5.2.</w:t>
            </w:r>
          </w:p>
        </w:tc>
      </w:tr>
      <w:tr w:rsidR="00A747DC" w:rsidTr="229D7926" w14:paraId="12CE1C9A" w14:textId="77777777">
        <w:trPr>
          <w:cantSplit/>
          <w:jc w:val="center"/>
        </w:trPr>
        <w:tc>
          <w:tcPr>
            <w:tcW w:w="2015" w:type="dxa"/>
            <w:tcMar/>
            <w:vAlign w:val="center"/>
          </w:tcPr>
          <w:p w:rsidR="00A747DC" w:rsidP="3DBD6B24" w:rsidRDefault="00253CC9" w14:paraId="2BCD4604" w14:textId="77777777">
            <w:pPr>
              <w:keepLines/>
              <w:spacing w:after="0" w:line="240" w:lineRule="auto"/>
            </w:pPr>
            <w:r>
              <w:t>RF-5</w:t>
            </w:r>
          </w:p>
        </w:tc>
        <w:tc>
          <w:tcPr>
            <w:tcW w:w="3247" w:type="dxa"/>
            <w:tcMar/>
            <w:vAlign w:val="center"/>
          </w:tcPr>
          <w:p w:rsidR="003F7554" w:rsidRDefault="00053EC9" w14:paraId="7D03D5C0" w14:textId="77777777">
            <w:pPr>
              <w:keepLines/>
              <w:spacing w:after="0" w:line="240" w:lineRule="auto"/>
            </w:pPr>
            <w:r>
              <w:t>Comparación y evaluación. Informar métricas por partición y por fuente, matrices, errores y transferencia en ambas direcciones; conservar el análisis de términos históricos como tal.</w:t>
            </w:r>
          </w:p>
        </w:tc>
        <w:tc>
          <w:tcPr>
            <w:tcW w:w="3695" w:type="dxa"/>
            <w:tcMar/>
            <w:vAlign w:val="center"/>
          </w:tcPr>
          <w:p w:rsidR="00464E78" w:rsidRDefault="00927118" w14:paraId="172C1FD6" w14:textId="77777777">
            <w:pPr>
              <w:keepLines w:val="1"/>
              <w:spacing w:after="0" w:line="240" w:lineRule="auto"/>
            </w:pPr>
            <w:r w:rsidRPr="229D7926" w:rsidR="00927118">
              <w:rPr>
                <w:lang w:val="es-ES"/>
              </w:rPr>
              <w:t>Desarrollo/evaluación: 4.6 y 5.1-5.5. Evidencia: métricas, matriz, ejemplos, términos y tests de análisis.</w:t>
            </w:r>
          </w:p>
        </w:tc>
      </w:tr>
      <w:tr w:rsidR="00A747DC" w:rsidTr="229D7926" w14:paraId="4DBC60C8" w14:textId="77777777">
        <w:trPr>
          <w:cantSplit/>
          <w:jc w:val="center"/>
        </w:trPr>
        <w:tc>
          <w:tcPr>
            <w:tcW w:w="2015" w:type="dxa"/>
            <w:tcMar/>
            <w:vAlign w:val="center"/>
          </w:tcPr>
          <w:p w:rsidR="00A747DC" w:rsidP="3DBD6B24" w:rsidRDefault="00253CC9" w14:paraId="082BFAD8" w14:textId="77777777">
            <w:pPr>
              <w:keepLines/>
              <w:spacing w:after="0" w:line="240" w:lineRule="auto"/>
            </w:pPr>
            <w:r>
              <w:t>RF-6</w:t>
            </w:r>
          </w:p>
        </w:tc>
        <w:tc>
          <w:tcPr>
            <w:tcW w:w="3247" w:type="dxa"/>
            <w:tcMar/>
            <w:vAlign w:val="center"/>
          </w:tcPr>
          <w:p w:rsidR="00A747DC" w:rsidP="3DBD6B24" w:rsidRDefault="00253CC9" w14:paraId="1A42DB1B" w14:textId="77777777">
            <w:pPr>
              <w:keepLines/>
              <w:spacing w:after="0" w:line="240" w:lineRule="auto"/>
            </w:pPr>
            <w:r>
              <w:t>Persistencia. Guardar configuración, métricas, predicciones, modelos y demás artefactos experimentales relevantes.</w:t>
            </w:r>
          </w:p>
        </w:tc>
        <w:tc>
          <w:tcPr>
            <w:tcW w:w="3695" w:type="dxa"/>
            <w:tcMar/>
            <w:vAlign w:val="center"/>
          </w:tcPr>
          <w:p w:rsidR="00464E78" w:rsidRDefault="00927118" w14:paraId="11DC5BD9" w14:textId="77777777">
            <w:pPr>
              <w:keepLines/>
              <w:spacing w:after="0" w:line="240" w:lineRule="auto"/>
            </w:pPr>
            <w:r>
              <w:t>Diseño/desarrollo: 3.7 y 4.6. Evidencia: manifiesto, predicciones y artefactos. Evaluación: 5.7 y 5.10.</w:t>
            </w:r>
          </w:p>
        </w:tc>
      </w:tr>
      <w:tr w:rsidR="00A747DC" w:rsidTr="229D7926" w14:paraId="1EB958A8" w14:textId="77777777">
        <w:trPr>
          <w:cantSplit/>
          <w:jc w:val="center"/>
        </w:trPr>
        <w:tc>
          <w:tcPr>
            <w:tcW w:w="2015" w:type="dxa"/>
            <w:tcMar/>
            <w:vAlign w:val="center"/>
          </w:tcPr>
          <w:p w:rsidR="00A747DC" w:rsidP="3DBD6B24" w:rsidRDefault="00253CC9" w14:paraId="4ED9C766" w14:textId="77777777">
            <w:pPr>
              <w:keepLines/>
              <w:spacing w:after="0" w:line="240" w:lineRule="auto"/>
            </w:pPr>
            <w:r>
              <w:t>RF-7</w:t>
            </w:r>
          </w:p>
        </w:tc>
        <w:tc>
          <w:tcPr>
            <w:tcW w:w="3247" w:type="dxa"/>
            <w:tcMar/>
            <w:vAlign w:val="center"/>
          </w:tcPr>
          <w:p w:rsidR="003F7554" w:rsidRDefault="00053EC9" w14:paraId="13C37FBB" w14:textId="77777777">
            <w:pPr>
              <w:keepLines/>
              <w:spacing w:after="0" w:line="240" w:lineRule="auto"/>
            </w:pPr>
            <w:r>
              <w:t>Reproducción. Reanudar únicamente etapas completas con huellas coincidentes y permitir auditar datos, grupos, particiones, parámetros, modelos y predicciones.</w:t>
            </w:r>
          </w:p>
        </w:tc>
        <w:tc>
          <w:tcPr>
            <w:tcW w:w="3695" w:type="dxa"/>
            <w:tcMar/>
            <w:vAlign w:val="center"/>
          </w:tcPr>
          <w:p w:rsidR="00464E78" w:rsidRDefault="00927118" w14:paraId="4E07DD15" w14:textId="77777777">
            <w:pPr>
              <w:keepLines/>
              <w:spacing w:after="0" w:line="240" w:lineRule="auto"/>
            </w:pPr>
            <w:r>
              <w:t>Diseño/desarrollo: 3.7 y 4.7. Evidencia: configuración, manifiesto y protocolo. Evaluación: 5.7 y 5.10.</w:t>
            </w:r>
          </w:p>
        </w:tc>
      </w:tr>
      <w:tr w:rsidR="00464E78" w:rsidTr="229D7926" w14:paraId="6476785E" w14:textId="77777777">
        <w:trPr>
          <w:cantSplit/>
          <w:jc w:val="center"/>
        </w:trPr>
        <w:tc>
          <w:tcPr>
            <w:tcW w:w="2015" w:type="dxa"/>
            <w:tcMar/>
            <w:vAlign w:val="center"/>
          </w:tcPr>
          <w:p w:rsidR="00464E78" w:rsidRDefault="00927118" w14:paraId="478AD955" w14:textId="77777777">
            <w:pPr>
              <w:keepNext/>
              <w:keepLines/>
              <w:spacing w:after="0" w:line="240" w:lineRule="auto"/>
            </w:pPr>
            <w:r>
              <w:t>RF-8</w:t>
            </w:r>
          </w:p>
        </w:tc>
        <w:tc>
          <w:tcPr>
            <w:tcW w:w="3247" w:type="dxa"/>
            <w:tcMar/>
            <w:vAlign w:val="center"/>
          </w:tcPr>
          <w:p w:rsidR="00464E78" w:rsidRDefault="00927118" w14:paraId="34C0637A" w14:textId="77777777">
            <w:pPr>
              <w:keepNext w:val="1"/>
              <w:keepLines w:val="1"/>
              <w:spacing w:after="0" w:line="240" w:lineRule="auto"/>
            </w:pPr>
            <w:r w:rsidRPr="229D7926" w:rsidR="00927118">
              <w:rPr>
                <w:lang w:val="es-ES"/>
              </w:rPr>
              <w:t>Adquisición opcional desde Telegram. Extraer mensajes bajo demanda como módulo independiente para preparar futuros corpus, sin incorporarlos ni clasificarlos automáticamente en el experimento actual.</w:t>
            </w:r>
          </w:p>
        </w:tc>
        <w:tc>
          <w:tcPr>
            <w:tcW w:w="3695" w:type="dxa"/>
            <w:tcMar/>
            <w:vAlign w:val="center"/>
          </w:tcPr>
          <w:p w:rsidR="00464E78" w:rsidRDefault="00927118" w14:paraId="53B511BE" w14:textId="77777777">
            <w:pPr>
              <w:keepNext w:val="1"/>
              <w:keepLines w:val="1"/>
              <w:spacing w:after="0" w:line="240" w:lineRule="auto"/>
            </w:pPr>
            <w:r w:rsidRPr="229D7926" w:rsidR="00927118">
              <w:rPr>
                <w:lang w:val="es-ES"/>
              </w:rPr>
              <w:t>Diseño/desarrollo: 3.4, 4.4 y 4.8. Evidencia: extractor y sus tests. Evaluación: 5.1 confirma su exclusión.</w:t>
            </w:r>
          </w:p>
        </w:tc>
      </w:tr>
    </w:tbl>
    <w:p w:rsidR="00A747DC" w:rsidP="229D7926" w:rsidRDefault="00253CC9" w14:paraId="2FF49FE4" w14:textId="77777777">
      <w:pPr>
        <w:keepLines w:val="1"/>
        <w:spacing w:after="120" w:line="360" w:lineRule="auto"/>
        <w:jc w:val="both"/>
        <w:rPr>
          <w:sz w:val="28"/>
          <w:szCs w:val="28"/>
        </w:rPr>
      </w:pPr>
      <w:r w:rsidRPr="229D7926" w:rsidR="00253CC9">
        <w:rPr>
          <w:i w:val="1"/>
          <w:iCs w:val="1"/>
        </w:rPr>
        <w:t>Nota.</w:t>
      </w:r>
      <w:r w:rsidR="00253CC9">
        <w:rPr/>
        <w:t xml:space="preserve"> RF = Requisito Funcional; la trazabilidad se limita a evidencias documentadas en el proyecto.</w:t>
      </w:r>
    </w:p>
    <w:p w:rsidR="008617EA" w:rsidP="3DBD6B24" w:rsidRDefault="00253CC9" w14:paraId="56A6BD53" w14:textId="77777777">
      <w:pPr>
        <w:pStyle w:val="Ttulo2"/>
        <w:spacing w:after="120" w:line="360" w:lineRule="auto"/>
      </w:pPr>
      <w:bookmarkStart w:name="_Toc243512146" w:id="291"/>
      <w:r>
        <w:t>3.3 Requisitos no funcionales</w:t>
      </w:r>
      <w:bookmarkEnd w:id="291"/>
    </w:p>
    <w:p w:rsidR="009E52A8" w:rsidRDefault="009E52A8" w14:paraId="55BA0EA4" w14:textId="77777777">
      <w:pPr>
        <w:spacing w:after="120" w:line="360" w:lineRule="auto"/>
        <w:jc w:val="both"/>
      </w:pPr>
      <w:r>
        <w:t>La Tabla 3 resume los requisitos no funcionales de reproducibilidad, trazabilidad, robustez, mantenibilidad, separación de alcance y documentación. La última columna identifica su correspondencia con evidencias verificables y con la evaluación cuando resulta aplicable.</w:t>
      </w:r>
    </w:p>
    <w:p w:rsidR="00A747DC" w:rsidP="3DBD6B24" w:rsidRDefault="00253CC9" w14:paraId="5DD07C39" w14:textId="77777777">
      <w:pPr>
        <w:keepNext/>
        <w:keepLines/>
        <w:spacing w:after="0" w:line="360" w:lineRule="auto"/>
      </w:pPr>
      <w:r>
        <w:rPr>
          <w:b/>
        </w:rPr>
        <w:t>Tabla 3</w:t>
      </w:r>
    </w:p>
    <w:p w:rsidR="00A747DC" w:rsidP="3DBD6B24" w:rsidRDefault="00253CC9" w14:paraId="223A7DF6" w14:textId="77777777">
      <w:pPr>
        <w:keepNext/>
        <w:keepLines/>
        <w:spacing w:after="120" w:line="360" w:lineRule="auto"/>
      </w:pPr>
      <w:r>
        <w:rPr>
          <w:i/>
        </w:rPr>
        <w:t>Requisitos no funcionales del sistema experimental</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2F491C0C" w14:textId="77777777">
        <w:trPr>
          <w:cantSplit/>
          <w:tblHeader/>
          <w:jc w:val="center"/>
        </w:trPr>
        <w:tc>
          <w:tcPr>
            <w:tcW w:w="2015" w:type="dxa"/>
            <w:tcBorders>
              <w:bottom w:val="single" w:color="000000" w:themeColor="text1" w:sz="4" w:space="0"/>
            </w:tcBorders>
            <w:tcMar/>
            <w:vAlign w:val="center"/>
          </w:tcPr>
          <w:p w:rsidR="00A747DC" w:rsidP="3DBD6B24" w:rsidRDefault="00253CC9" w14:paraId="38FF0562" w14:textId="77777777">
            <w:pPr>
              <w:keepNext/>
              <w:keepLines/>
              <w:spacing w:after="0" w:line="240" w:lineRule="auto"/>
              <w:jc w:val="center"/>
            </w:pPr>
            <w:r>
              <w:rPr>
                <w:b/>
              </w:rPr>
              <w:t>Código</w:t>
            </w:r>
          </w:p>
        </w:tc>
        <w:tc>
          <w:tcPr>
            <w:tcW w:w="3247" w:type="dxa"/>
            <w:tcBorders>
              <w:bottom w:val="single" w:color="000000" w:themeColor="text1" w:sz="4" w:space="0"/>
            </w:tcBorders>
            <w:tcMar/>
            <w:vAlign w:val="center"/>
          </w:tcPr>
          <w:p w:rsidR="00A747DC" w:rsidP="3DBD6B24" w:rsidRDefault="009E52A8" w14:paraId="2A7E513A" w14:textId="77777777">
            <w:pPr>
              <w:keepNext/>
              <w:keepLines/>
              <w:spacing w:after="0" w:line="240" w:lineRule="auto"/>
              <w:jc w:val="center"/>
            </w:pPr>
            <w:r>
              <w:rPr>
                <w:b/>
              </w:rPr>
              <w:t>Descripción</w:t>
            </w:r>
          </w:p>
        </w:tc>
        <w:tc>
          <w:tcPr>
            <w:tcW w:w="3695" w:type="dxa"/>
            <w:tcBorders>
              <w:bottom w:val="single" w:color="000000" w:themeColor="text1" w:sz="4" w:space="0"/>
            </w:tcBorders>
            <w:tcMar/>
            <w:vAlign w:val="center"/>
          </w:tcPr>
          <w:p w:rsidR="00464E78" w:rsidRDefault="00927118" w14:paraId="4AFEE2A1" w14:textId="77777777">
            <w:pPr>
              <w:keepNext/>
              <w:keepLines/>
              <w:spacing w:after="0" w:line="240" w:lineRule="auto"/>
              <w:jc w:val="center"/>
            </w:pPr>
            <w:r>
              <w:rPr>
                <w:b/>
              </w:rPr>
              <w:t>Trazabilidad</w:t>
            </w:r>
          </w:p>
        </w:tc>
      </w:tr>
      <w:tr w:rsidR="00A747DC" w:rsidTr="229D7926" w14:paraId="61625A48" w14:textId="77777777">
        <w:trPr>
          <w:cantSplit/>
          <w:jc w:val="center"/>
        </w:trPr>
        <w:tc>
          <w:tcPr>
            <w:tcW w:w="2015" w:type="dxa"/>
            <w:tcMar/>
            <w:vAlign w:val="center"/>
          </w:tcPr>
          <w:p w:rsidR="00A747DC" w:rsidP="3DBD6B24" w:rsidRDefault="00253CC9" w14:paraId="22C5BEDE" w14:textId="77777777">
            <w:pPr>
              <w:keepNext/>
              <w:keepLines/>
              <w:spacing w:after="0" w:line="240" w:lineRule="auto"/>
            </w:pPr>
            <w:r>
              <w:t>RNF-1</w:t>
            </w:r>
          </w:p>
        </w:tc>
        <w:tc>
          <w:tcPr>
            <w:tcW w:w="3247" w:type="dxa"/>
            <w:tcMar/>
            <w:vAlign w:val="center"/>
          </w:tcPr>
          <w:p w:rsidR="00A747DC" w:rsidP="3DBD6B24" w:rsidRDefault="00253CC9" w14:paraId="17382191" w14:textId="77777777">
            <w:pPr>
              <w:keepNext/>
              <w:keepLines/>
              <w:spacing w:after="0" w:line="240" w:lineRule="auto"/>
            </w:pPr>
            <w:r>
              <w:t>Reproducibilidad. La ejecución debe poder repetirse a partir de los datos, la configuración y las condiciones documentadas.</w:t>
            </w:r>
          </w:p>
        </w:tc>
        <w:tc>
          <w:tcPr>
            <w:tcW w:w="3695" w:type="dxa"/>
            <w:tcMar/>
            <w:vAlign w:val="center"/>
          </w:tcPr>
          <w:p w:rsidR="00464E78" w:rsidRDefault="00927118" w14:paraId="5F6C8620" w14:textId="77777777">
            <w:pPr>
              <w:keepNext/>
              <w:keepLines/>
              <w:spacing w:after="0" w:line="240" w:lineRule="auto"/>
            </w:pPr>
            <w:r>
              <w:t>Diseño/desarrollo: 3.7 y 4.7. Evidencia: configuración y manifiesto. Evaluación: 5.7 y 5.10.</w:t>
            </w:r>
          </w:p>
        </w:tc>
      </w:tr>
      <w:tr w:rsidR="00A747DC" w:rsidTr="229D7926" w14:paraId="5EBBE26D" w14:textId="77777777">
        <w:trPr>
          <w:cantSplit/>
          <w:jc w:val="center"/>
        </w:trPr>
        <w:tc>
          <w:tcPr>
            <w:tcW w:w="2015" w:type="dxa"/>
            <w:tcMar/>
            <w:vAlign w:val="center"/>
          </w:tcPr>
          <w:p w:rsidR="00A747DC" w:rsidP="3DBD6B24" w:rsidRDefault="00253CC9" w14:paraId="152E6223" w14:textId="77777777">
            <w:pPr>
              <w:keepNext/>
              <w:keepLines/>
              <w:spacing w:after="0" w:line="240" w:lineRule="auto"/>
            </w:pPr>
            <w:r>
              <w:t>RNF-2</w:t>
            </w:r>
          </w:p>
        </w:tc>
        <w:tc>
          <w:tcPr>
            <w:tcW w:w="3247" w:type="dxa"/>
            <w:tcMar/>
            <w:vAlign w:val="center"/>
          </w:tcPr>
          <w:p w:rsidR="00A747DC" w:rsidP="3DBD6B24" w:rsidRDefault="00253CC9" w14:paraId="2F77945C" w14:textId="77777777">
            <w:pPr>
              <w:keepNext/>
              <w:keepLines/>
              <w:spacing w:after="0" w:line="240" w:lineRule="auto"/>
            </w:pPr>
            <w:r>
              <w:t>Trazabilidad. Cada run debe tener un identificador único que agrupe configuración, métricas, predicciones, matriz de confusión y manifiesto.</w:t>
            </w:r>
          </w:p>
        </w:tc>
        <w:tc>
          <w:tcPr>
            <w:tcW w:w="3695" w:type="dxa"/>
            <w:tcMar/>
            <w:vAlign w:val="center"/>
          </w:tcPr>
          <w:p w:rsidR="00464E78" w:rsidRDefault="00927118" w14:paraId="19835761" w14:textId="77777777">
            <w:pPr>
              <w:keepNext w:val="1"/>
              <w:keepLines w:val="1"/>
              <w:spacing w:after="0" w:line="240" w:lineRule="auto"/>
            </w:pPr>
            <w:r w:rsidRPr="229D7926" w:rsidR="00927118">
              <w:rPr>
                <w:lang w:val="es-ES"/>
              </w:rPr>
              <w:t>Diseño/desarrollo: 3.7 y 4.6. Evidencia: run_id, manifiesto y artefactos. Evaluación: 5.1-5.5.</w:t>
            </w:r>
          </w:p>
        </w:tc>
      </w:tr>
      <w:tr w:rsidR="00A747DC" w:rsidTr="229D7926" w14:paraId="39B259DE" w14:textId="77777777">
        <w:trPr>
          <w:cantSplit/>
          <w:jc w:val="center"/>
        </w:trPr>
        <w:tc>
          <w:tcPr>
            <w:tcW w:w="2015" w:type="dxa"/>
            <w:tcMar/>
            <w:vAlign w:val="center"/>
          </w:tcPr>
          <w:p w:rsidR="00A747DC" w:rsidP="3DBD6B24" w:rsidRDefault="00253CC9" w14:paraId="68EA66A8" w14:textId="77777777">
            <w:pPr>
              <w:keepLines/>
              <w:spacing w:after="0" w:line="240" w:lineRule="auto"/>
            </w:pPr>
            <w:r>
              <w:t>RNF-3</w:t>
            </w:r>
          </w:p>
        </w:tc>
        <w:tc>
          <w:tcPr>
            <w:tcW w:w="3247" w:type="dxa"/>
            <w:tcMar/>
            <w:vAlign w:val="center"/>
          </w:tcPr>
          <w:p w:rsidR="00A747DC" w:rsidP="3DBD6B24" w:rsidRDefault="00253CC9" w14:paraId="03712CED" w14:textId="77777777">
            <w:pPr>
              <w:keepLines/>
              <w:spacing w:after="0" w:line="240" w:lineRule="auto"/>
            </w:pPr>
            <w:r>
              <w:t>Robustez ante incoherencias del corpus. La validación debe detener el flujo cuando detecte incoherencias críticas.</w:t>
            </w:r>
          </w:p>
        </w:tc>
        <w:tc>
          <w:tcPr>
            <w:tcW w:w="3695" w:type="dxa"/>
            <w:tcMar/>
            <w:vAlign w:val="center"/>
          </w:tcPr>
          <w:p w:rsidR="00464E78" w:rsidRDefault="00927118" w14:paraId="27D5372C" w14:textId="77777777">
            <w:pPr>
              <w:keepLines w:val="1"/>
              <w:spacing w:after="0" w:line="240" w:lineRule="auto"/>
            </w:pPr>
            <w:r w:rsidRPr="229D7926" w:rsidR="00927118">
              <w:rPr>
                <w:lang w:val="es-ES"/>
              </w:rPr>
              <w:t>Diseño/desarrollo: 3.6 y 4.2. Evidencia: validador y tests. Evaluación: 5.7.</w:t>
            </w:r>
          </w:p>
        </w:tc>
      </w:tr>
      <w:tr w:rsidR="00A747DC" w:rsidTr="229D7926" w14:paraId="43B3339B" w14:textId="77777777">
        <w:trPr>
          <w:cantSplit/>
          <w:jc w:val="center"/>
        </w:trPr>
        <w:tc>
          <w:tcPr>
            <w:tcW w:w="2015" w:type="dxa"/>
            <w:tcMar/>
            <w:vAlign w:val="center"/>
          </w:tcPr>
          <w:p w:rsidR="00A747DC" w:rsidP="3DBD6B24" w:rsidRDefault="00253CC9" w14:paraId="0A2E6D0C" w14:textId="77777777">
            <w:pPr>
              <w:keepLines/>
              <w:spacing w:after="0" w:line="240" w:lineRule="auto"/>
            </w:pPr>
            <w:r>
              <w:t>RNF-4</w:t>
            </w:r>
          </w:p>
        </w:tc>
        <w:tc>
          <w:tcPr>
            <w:tcW w:w="3247" w:type="dxa"/>
            <w:tcMar/>
            <w:vAlign w:val="center"/>
          </w:tcPr>
          <w:p w:rsidR="00A747DC" w:rsidP="3DBD6B24" w:rsidRDefault="00253CC9" w14:paraId="321A1F35" w14:textId="77777777">
            <w:pPr>
              <w:keepLines/>
              <w:spacing w:after="0" w:line="240" w:lineRule="auto"/>
            </w:pPr>
            <w:r>
              <w:t>Mantenibilidad y bajo acoplamiento. El diseño debe mantener separados los módulos de adquisición, preprocesamiento, entrenamiento y evaluación.</w:t>
            </w:r>
          </w:p>
        </w:tc>
        <w:tc>
          <w:tcPr>
            <w:tcW w:w="3695" w:type="dxa"/>
            <w:tcMar/>
            <w:vAlign w:val="center"/>
          </w:tcPr>
          <w:p w:rsidR="00464E78" w:rsidRDefault="00927118" w14:paraId="2F2BF06C" w14:textId="77777777">
            <w:pPr>
              <w:keepLines w:val="1"/>
              <w:spacing w:after="0" w:line="240" w:lineRule="auto"/>
            </w:pPr>
            <w:r w:rsidRPr="229D7926" w:rsidR="00927118">
              <w:rPr>
                <w:lang w:val="es-ES"/>
              </w:rPr>
              <w:t>Diseño/desarrollo: 3.4 y 4.8. Evidencia: separación por módulos y tests unitarios; sin métrica específica.</w:t>
            </w:r>
          </w:p>
        </w:tc>
      </w:tr>
      <w:tr w:rsidR="00A747DC" w:rsidTr="229D7926" w14:paraId="119F2247" w14:textId="77777777">
        <w:trPr>
          <w:cantSplit/>
          <w:jc w:val="center"/>
        </w:trPr>
        <w:tc>
          <w:tcPr>
            <w:tcW w:w="2015" w:type="dxa"/>
            <w:tcMar/>
            <w:vAlign w:val="center"/>
          </w:tcPr>
          <w:p w:rsidR="00A747DC" w:rsidP="3DBD6B24" w:rsidRDefault="00253CC9" w14:paraId="4CCF8904" w14:textId="77777777">
            <w:pPr>
              <w:keepLines/>
              <w:spacing w:after="0" w:line="240" w:lineRule="auto"/>
            </w:pPr>
            <w:r>
              <w:t>RNF-5</w:t>
            </w:r>
          </w:p>
        </w:tc>
        <w:tc>
          <w:tcPr>
            <w:tcW w:w="3247" w:type="dxa"/>
            <w:tcMar/>
            <w:vAlign w:val="center"/>
          </w:tcPr>
          <w:p w:rsidR="00A747DC" w:rsidP="3DBD6B24" w:rsidRDefault="00253CC9" w14:paraId="50C831C6" w14:textId="77777777">
            <w:pPr>
              <w:keepLines w:val="1"/>
              <w:spacing w:after="0" w:line="240" w:lineRule="auto"/>
            </w:pPr>
            <w:r w:rsidRPr="229D7926" w:rsidR="00253CC9">
              <w:rPr>
                <w:lang w:val="es-ES"/>
              </w:rPr>
              <w:t>Separación de Telegram respecto al experimento. La adquisición desde Telegram debe permanecer desacoplada del corpus etiquetado, el entrenamiento y la evaluación.</w:t>
            </w:r>
          </w:p>
        </w:tc>
        <w:tc>
          <w:tcPr>
            <w:tcW w:w="3695" w:type="dxa"/>
            <w:tcMar/>
            <w:vAlign w:val="center"/>
          </w:tcPr>
          <w:p w:rsidR="00464E78" w:rsidRDefault="00927118" w14:paraId="2B2A522C" w14:textId="77777777">
            <w:pPr>
              <w:keepLines/>
              <w:spacing w:after="0" w:line="240" w:lineRule="auto"/>
            </w:pPr>
            <w:r>
              <w:t>Diseño/desarrollo: 3.4 y 4.4. Evidencia: extractor desacoplado. Evaluación: 5.1.</w:t>
            </w:r>
          </w:p>
        </w:tc>
      </w:tr>
      <w:tr w:rsidR="00A747DC" w:rsidTr="229D7926" w14:paraId="6C072A21" w14:textId="77777777">
        <w:trPr>
          <w:cantSplit/>
          <w:jc w:val="center"/>
        </w:trPr>
        <w:tc>
          <w:tcPr>
            <w:tcW w:w="2015" w:type="dxa"/>
            <w:tcMar/>
            <w:vAlign w:val="center"/>
          </w:tcPr>
          <w:p w:rsidR="00A747DC" w:rsidP="3DBD6B24" w:rsidRDefault="00253CC9" w14:paraId="20F2AB6D" w14:textId="77777777">
            <w:pPr>
              <w:keepNext/>
              <w:keepLines/>
              <w:spacing w:after="0" w:line="240" w:lineRule="auto"/>
            </w:pPr>
            <w:r>
              <w:t>RNF-6</w:t>
            </w:r>
          </w:p>
        </w:tc>
        <w:tc>
          <w:tcPr>
            <w:tcW w:w="3247" w:type="dxa"/>
            <w:tcMar/>
            <w:vAlign w:val="center"/>
          </w:tcPr>
          <w:p w:rsidR="00A747DC" w:rsidP="3DBD6B24" w:rsidRDefault="00253CC9" w14:paraId="18A73FD4" w14:textId="77777777">
            <w:pPr>
              <w:keepNext/>
              <w:keepLines/>
              <w:spacing w:after="0" w:line="240" w:lineRule="auto"/>
            </w:pPr>
            <w:r>
              <w:t>Documentación e interpretabilidad. Las salidas deben ser comprensibles, auditables y aptas para el análisis académico.</w:t>
            </w:r>
          </w:p>
        </w:tc>
        <w:tc>
          <w:tcPr>
            <w:tcW w:w="3695" w:type="dxa"/>
            <w:tcMar/>
            <w:vAlign w:val="center"/>
          </w:tcPr>
          <w:p w:rsidR="00464E78" w:rsidRDefault="00927118" w14:paraId="63486993" w14:textId="77777777">
            <w:pPr>
              <w:keepNext/>
              <w:keepLines/>
              <w:spacing w:after="0" w:line="240" w:lineRule="auto"/>
            </w:pPr>
            <w:r>
              <w:t>Diseño/desarrollo: 3.7 y 4.6. Evidencia/evaluación: ejemplos de error y términos influyentes en 5.4 y 5.5.</w:t>
            </w:r>
          </w:p>
        </w:tc>
      </w:tr>
    </w:tbl>
    <w:p w:rsidR="00A747DC" w:rsidP="229D7926" w:rsidRDefault="00253CC9" w14:paraId="69E82C3F" w14:textId="77777777">
      <w:pPr>
        <w:keepLines w:val="1"/>
        <w:spacing w:after="120" w:line="360" w:lineRule="auto"/>
        <w:jc w:val="both"/>
        <w:rPr>
          <w:sz w:val="28"/>
          <w:szCs w:val="28"/>
        </w:rPr>
      </w:pPr>
      <w:r w:rsidRPr="229D7926" w:rsidR="00253CC9">
        <w:rPr>
          <w:i w:val="1"/>
          <w:iCs w:val="1"/>
        </w:rPr>
        <w:t>Nota.</w:t>
      </w:r>
      <w:r w:rsidR="00253CC9">
        <w:rPr/>
        <w:t xml:space="preserve"> RNF = Requisito No Funcional; la trazabilidad se limita a evidencias documentadas en el proyecto.</w:t>
      </w:r>
    </w:p>
    <w:p w:rsidR="008617EA" w:rsidP="3DBD6B24" w:rsidRDefault="00253CC9" w14:paraId="0AF65B42" w14:textId="77777777">
      <w:pPr>
        <w:pStyle w:val="Ttulo2"/>
        <w:spacing w:after="120" w:line="360" w:lineRule="auto"/>
      </w:pPr>
      <w:bookmarkStart w:name="_Toc243512147" w:id="293"/>
      <w:r>
        <w:t>3.4 Arquitectura funcional</w:t>
      </w:r>
      <w:bookmarkEnd w:id="293"/>
    </w:p>
    <w:p w:rsidR="00A747DC" w:rsidRDefault="00253CC9" w14:paraId="2817BBCF" w14:textId="77777777">
      <w:pPr>
        <w:spacing w:after="120" w:line="360" w:lineRule="auto"/>
        <w:jc w:val="both"/>
      </w:pPr>
      <w:r>
        <w:t>La arquitectura funcional se organiza en dos rutas independientes, representadas en la Figura 1. La ruta experimental evaluada parte de archive2 y LIAR, construye y valida el corpus unificado, aplica el preprocesamiento y la representación TF-IDF, entrena los modelos lineales y finaliza con la evaluación y la persistencia de artefactos.</w:t>
      </w:r>
    </w:p>
    <w:p w:rsidR="001F1CB4" w:rsidRDefault="00B63A9B" w14:paraId="318CBCF5" w14:textId="77777777">
      <w:pPr>
        <w:spacing w:after="120" w:line="360" w:lineRule="auto"/>
        <w:jc w:val="both"/>
      </w:pPr>
      <w:r>
        <w:t>Para facilitar la reproducibilidad, cada ejecución conserva la configuración, el manifiesto, las métricas, las predicciones, la matriz de confusión y los modelos. Estos elementos corresponden exclusivamente a la ruta experimental evaluada.</w:t>
      </w:r>
    </w:p>
    <w:p w:rsidR="00A747DC" w:rsidP="3DBD6B24" w:rsidRDefault="00253CC9" w14:paraId="7F39C4CA" w14:textId="77777777">
      <w:pPr>
        <w:keepNext/>
        <w:spacing w:before="160" w:after="0" w:line="360" w:lineRule="auto"/>
      </w:pPr>
      <w:r>
        <w:rPr>
          <w:b/>
        </w:rPr>
        <w:t>Figura 1</w:t>
      </w:r>
    </w:p>
    <w:p w:rsidR="00A747DC" w:rsidP="3DBD6B24" w:rsidRDefault="00253CC9" w14:paraId="663F65A7" w14:textId="77777777">
      <w:pPr>
        <w:keepNext/>
        <w:spacing w:after="120" w:line="360" w:lineRule="auto"/>
      </w:pPr>
      <w:r>
        <w:rPr>
          <w:i/>
        </w:rPr>
        <w:t>Arquitectura funcional con rutas experimental y complementaria independientes</w:t>
      </w:r>
    </w:p>
    <w:p w:rsidR="008617EA" w:rsidP="5A7E7510" w:rsidRDefault="00253CC9" w14:paraId="292BA3A4" w14:textId="77777777">
      <w:pPr>
        <w:keepNext/>
        <w:keepLines/>
        <w:spacing w:after="0" w:line="360" w:lineRule="auto"/>
        <w:jc w:val="center"/>
        <w:rPr>
          <w:sz w:val="28"/>
          <w:szCs w:val="28"/>
        </w:rPr>
      </w:pPr>
      <w:r>
        <w:rPr>
          <w:noProof/>
        </w:rPr>
        <w:drawing>
          <wp:inline distT="0" distB="0" distL="0" distR="0" wp14:anchorId="31EE14B9" wp14:editId="6839A3B3">
            <wp:extent cx="5577637" cy="2105098"/>
            <wp:effectExtent l="0" t="0" r="0" b="3175"/>
            <wp:docPr id="7" name="image9.png" descr="Figura 1. Arquitectura funcional con dos rutas independientes"/>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4"/>
                    <a:stretch>
                      <a:fillRect/>
                    </a:stretch>
                  </pic:blipFill>
                  <pic:spPr bwMode="auto">
                    <a:xfrm>
                      <a:off x="0" y="0"/>
                      <a:ext cx="5577840" cy="2105175"/>
                    </a:xfrm>
                    <a:prstGeom prst="rect">
                      <a:avLst/>
                    </a:prstGeom>
                    <a:ln>
                      <a:noFill/>
                    </a:ln>
                    <a:extLst>
                      <a:ext uri="{53640926-AAD7-44D8-BBD7-CCE9431645EC}">
                        <a14:shadowObscured xmlns:a14="http://schemas.microsoft.com/office/drawing/2010/main"/>
                      </a:ext>
                    </a:extLst>
                  </pic:spPr>
                </pic:pic>
              </a:graphicData>
            </a:graphic>
          </wp:inline>
        </w:drawing>
      </w:r>
    </w:p>
    <w:p w:rsidR="001F1CB4" w:rsidP="229D7926" w:rsidRDefault="00B63A9B" w14:paraId="0A319A9B" w14:textId="77777777">
      <w:pPr>
        <w:keepLines w:val="1"/>
        <w:spacing w:after="120" w:line="360" w:lineRule="auto"/>
        <w:jc w:val="both"/>
      </w:pPr>
      <w:r w:rsidRPr="229D7926" w:rsidR="00B63A9B">
        <w:rPr>
          <w:i w:val="1"/>
          <w:iCs w:val="1"/>
        </w:rPr>
        <w:t>Nota.</w:t>
      </w:r>
      <w:r w:rsidR="00B63A9B">
        <w:rPr/>
        <w:t xml:space="preserve"> Elaboración propia. Solo la ruta experimental evaluada sustenta los resultados experimentales presentados en esta memoria.</w:t>
      </w:r>
    </w:p>
    <w:p w:rsidR="001F1CB4" w:rsidRDefault="00B63A9B" w14:paraId="2C04DF7C" w14:textId="77777777">
      <w:pPr>
        <w:spacing w:after="120" w:line="360" w:lineRule="auto"/>
        <w:jc w:val="both"/>
      </w:pPr>
      <w:r w:rsidRPr="229D7926" w:rsidR="00B63A9B">
        <w:rPr>
          <w:lang w:val="es-ES"/>
        </w:rPr>
        <w:t>La ruta complementaria adquiere bajo demanda mensajes de canales públicos de Telegram, los deduplica y preprocesa, y produce mensajes sin etiquetar destinados únicamente a la preparación de un futuro corpus. Cualquier integración posterior con el flujo experimental requeriría definir un protocolo de selección, anotación y validación antes de emplear esos mensajes en el entrenamiento o la evaluación.</w:t>
      </w:r>
    </w:p>
    <w:p w:rsidR="009E52A8" w:rsidP="3DBD6B24" w:rsidRDefault="00253CC9" w14:paraId="51FE7435" w14:textId="77777777">
      <w:pPr>
        <w:pStyle w:val="Ttulo2"/>
        <w:spacing w:after="120" w:line="360" w:lineRule="auto"/>
      </w:pPr>
      <w:bookmarkStart w:name="_Toc243512148" w:id="295"/>
      <w:r>
        <w:t>3.5 Herramientas y tecnologías</w:t>
      </w:r>
      <w:bookmarkEnd w:id="295"/>
    </w:p>
    <w:p w:rsidR="00A747DC" w:rsidRDefault="00253CC9" w14:paraId="29BCFF21" w14:textId="6E49C099">
      <w:pPr>
        <w:spacing w:after="120" w:line="360" w:lineRule="auto"/>
        <w:jc w:val="both"/>
      </w:pPr>
      <w:r w:rsidRPr="229D7926" w:rsidR="00253CC9">
        <w:rPr>
          <w:lang w:val="es-ES"/>
        </w:rPr>
        <w:t xml:space="preserve">La Tabla 4 resume las tecnologías empleadas y su función dentro de este </w:t>
      </w:r>
      <w:r w:rsidRPr="229D7926" w:rsidR="007E5B23">
        <w:rPr>
          <w:lang w:val="es-ES"/>
        </w:rPr>
        <w:t>T</w:t>
      </w:r>
      <w:r w:rsidRPr="229D7926" w:rsidR="007E5B23">
        <w:rPr>
          <w:lang w:val="es-ES"/>
        </w:rPr>
        <w:t>rabajo</w:t>
      </w:r>
      <w:r w:rsidRPr="229D7926" w:rsidR="007E5B23">
        <w:rPr>
          <w:lang w:val="es-ES"/>
        </w:rPr>
        <w:t xml:space="preserve"> de Fi </w:t>
      </w:r>
      <w:r w:rsidRPr="229D7926" w:rsidR="007E5B23">
        <w:rPr>
          <w:lang w:val="es-ES"/>
        </w:rPr>
        <w:t>nde</w:t>
      </w:r>
      <w:r w:rsidRPr="229D7926" w:rsidR="007E5B23">
        <w:rPr>
          <w:lang w:val="es-ES"/>
        </w:rPr>
        <w:t xml:space="preserve"> Grado</w:t>
      </w:r>
      <w:r w:rsidRPr="229D7926" w:rsidR="00253CC9">
        <w:rPr>
          <w:lang w:val="es-ES"/>
        </w:rPr>
        <w:t>.</w:t>
      </w:r>
    </w:p>
    <w:p w:rsidR="00A747DC" w:rsidP="3DBD6B24" w:rsidRDefault="00253CC9" w14:paraId="529461B7" w14:textId="77777777">
      <w:pPr>
        <w:keepNext/>
        <w:keepLines/>
        <w:spacing w:after="0" w:line="360" w:lineRule="auto"/>
      </w:pPr>
      <w:r>
        <w:rPr>
          <w:b/>
        </w:rPr>
        <w:t>Tabla 4</w:t>
      </w:r>
    </w:p>
    <w:p w:rsidR="00A747DC" w:rsidP="3DBD6B24" w:rsidRDefault="00253CC9" w14:paraId="21758352" w14:textId="77777777">
      <w:pPr>
        <w:keepNext/>
        <w:keepLines/>
        <w:spacing w:after="120" w:line="360" w:lineRule="auto"/>
      </w:pPr>
      <w:r>
        <w:rPr>
          <w:i/>
        </w:rPr>
        <w:t>Herramientas y tecnologías utilizadas</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3DBD6B24" w14:paraId="7C5A82A4" w14:textId="77777777">
        <w:trPr>
          <w:cantSplit/>
          <w:tblHeader/>
          <w:jc w:val="center"/>
        </w:trPr>
        <w:tc>
          <w:tcPr>
            <w:tcW w:w="2015" w:type="dxa"/>
            <w:tcBorders>
              <w:bottom w:val="single" w:color="000000" w:sz="4" w:space="0"/>
            </w:tcBorders>
            <w:vAlign w:val="center"/>
          </w:tcPr>
          <w:p w:rsidR="00A747DC" w:rsidP="3DBD6B24" w:rsidRDefault="00253CC9" w14:paraId="343BB276" w14:textId="77777777">
            <w:pPr>
              <w:keepNext/>
              <w:keepLines/>
              <w:spacing w:after="0" w:line="240" w:lineRule="auto"/>
              <w:jc w:val="center"/>
            </w:pPr>
            <w:r w:rsidRPr="3DBD6B24">
              <w:rPr>
                <w:b/>
                <w:bCs/>
                <w:szCs w:val="20"/>
              </w:rPr>
              <w:t>Categoría</w:t>
            </w:r>
          </w:p>
        </w:tc>
        <w:tc>
          <w:tcPr>
            <w:tcW w:w="3247" w:type="dxa"/>
            <w:tcBorders>
              <w:bottom w:val="single" w:color="000000" w:sz="4" w:space="0"/>
            </w:tcBorders>
            <w:vAlign w:val="center"/>
          </w:tcPr>
          <w:p w:rsidR="00A747DC" w:rsidP="3DBD6B24" w:rsidRDefault="00253CC9" w14:paraId="713A3241" w14:textId="77777777">
            <w:pPr>
              <w:keepNext/>
              <w:keepLines/>
              <w:spacing w:after="0" w:line="240" w:lineRule="auto"/>
              <w:jc w:val="center"/>
            </w:pPr>
            <w:r w:rsidRPr="3DBD6B24">
              <w:rPr>
                <w:b/>
                <w:bCs/>
                <w:szCs w:val="20"/>
              </w:rPr>
              <w:t>Herramienta</w:t>
            </w:r>
          </w:p>
        </w:tc>
        <w:tc>
          <w:tcPr>
            <w:tcW w:w="3695" w:type="dxa"/>
            <w:tcBorders>
              <w:bottom w:val="single" w:color="000000" w:sz="4" w:space="0"/>
            </w:tcBorders>
            <w:vAlign w:val="center"/>
          </w:tcPr>
          <w:p w:rsidR="00A747DC" w:rsidP="3DBD6B24" w:rsidRDefault="00253CC9" w14:paraId="60A6DC33" w14:textId="77777777">
            <w:pPr>
              <w:keepNext/>
              <w:keepLines/>
              <w:spacing w:after="0" w:line="240" w:lineRule="auto"/>
              <w:jc w:val="center"/>
            </w:pPr>
            <w:r w:rsidRPr="3DBD6B24">
              <w:rPr>
                <w:b/>
                <w:bCs/>
                <w:szCs w:val="20"/>
              </w:rPr>
              <w:t>Función</w:t>
            </w:r>
          </w:p>
        </w:tc>
      </w:tr>
      <w:tr w:rsidR="00A747DC" w:rsidTr="3DBD6B24" w14:paraId="11CE5EEE" w14:textId="77777777">
        <w:trPr>
          <w:cantSplit/>
          <w:jc w:val="center"/>
        </w:trPr>
        <w:tc>
          <w:tcPr>
            <w:tcW w:w="2015" w:type="dxa"/>
            <w:vAlign w:val="center"/>
          </w:tcPr>
          <w:p w:rsidR="00A747DC" w:rsidP="3DBD6B24" w:rsidRDefault="00253CC9" w14:paraId="3752BFEB" w14:textId="77777777">
            <w:pPr>
              <w:keepNext/>
              <w:keepLines/>
              <w:spacing w:after="0" w:line="240" w:lineRule="auto"/>
            </w:pPr>
            <w:r w:rsidRPr="3DBD6B24">
              <w:rPr>
                <w:szCs w:val="20"/>
              </w:rPr>
              <w:t>Adquisición</w:t>
            </w:r>
          </w:p>
        </w:tc>
        <w:tc>
          <w:tcPr>
            <w:tcW w:w="3247" w:type="dxa"/>
            <w:vAlign w:val="center"/>
          </w:tcPr>
          <w:p w:rsidR="00A747DC" w:rsidP="3DBD6B24" w:rsidRDefault="00253CC9" w14:paraId="7C997B66" w14:textId="77777777">
            <w:pPr>
              <w:keepNext/>
              <w:keepLines/>
              <w:spacing w:after="0" w:line="240" w:lineRule="auto"/>
            </w:pPr>
            <w:r w:rsidRPr="3DBD6B24">
              <w:rPr>
                <w:szCs w:val="20"/>
                <w:lang w:val="es-ES"/>
              </w:rPr>
              <w:t>Telethon</w:t>
            </w:r>
          </w:p>
        </w:tc>
        <w:tc>
          <w:tcPr>
            <w:tcW w:w="3695" w:type="dxa"/>
            <w:vAlign w:val="center"/>
          </w:tcPr>
          <w:p w:rsidR="00A747DC" w:rsidP="3DBD6B24" w:rsidRDefault="00253CC9" w14:paraId="272000E0" w14:textId="77777777">
            <w:pPr>
              <w:keepNext/>
              <w:keepLines/>
              <w:spacing w:after="0" w:line="240" w:lineRule="auto"/>
            </w:pPr>
            <w:r w:rsidRPr="3DBD6B24">
              <w:rPr>
                <w:szCs w:val="20"/>
                <w:lang w:val="es-ES"/>
              </w:rPr>
              <w:t>Acceso programático a canales públicos de Telegram.</w:t>
            </w:r>
          </w:p>
        </w:tc>
      </w:tr>
      <w:tr w:rsidR="00A747DC" w:rsidTr="3DBD6B24" w14:paraId="2252FF16" w14:textId="77777777">
        <w:trPr>
          <w:cantSplit/>
          <w:jc w:val="center"/>
        </w:trPr>
        <w:tc>
          <w:tcPr>
            <w:tcW w:w="2015" w:type="dxa"/>
            <w:vAlign w:val="center"/>
          </w:tcPr>
          <w:p w:rsidR="00A747DC" w:rsidP="3DBD6B24" w:rsidRDefault="00253CC9" w14:paraId="351C83DD" w14:textId="77777777">
            <w:pPr>
              <w:keepNext/>
              <w:keepLines/>
              <w:spacing w:after="0" w:line="240" w:lineRule="auto"/>
            </w:pPr>
            <w:r w:rsidRPr="3DBD6B24">
              <w:rPr>
                <w:szCs w:val="20"/>
              </w:rPr>
              <w:t>Preprocesamiento</w:t>
            </w:r>
          </w:p>
        </w:tc>
        <w:tc>
          <w:tcPr>
            <w:tcW w:w="3247" w:type="dxa"/>
            <w:vAlign w:val="center"/>
          </w:tcPr>
          <w:p w:rsidR="00A747DC" w:rsidP="3DBD6B24" w:rsidRDefault="00253CC9" w14:paraId="21FB7FFE" w14:textId="77777777">
            <w:pPr>
              <w:keepNext/>
              <w:keepLines/>
              <w:spacing w:after="0" w:line="240" w:lineRule="auto"/>
            </w:pPr>
            <w:r w:rsidRPr="3DBD6B24">
              <w:rPr>
                <w:szCs w:val="20"/>
                <w:lang w:val="es-ES"/>
              </w:rPr>
              <w:t>re, html, langdetect</w:t>
            </w:r>
          </w:p>
        </w:tc>
        <w:tc>
          <w:tcPr>
            <w:tcW w:w="3695" w:type="dxa"/>
            <w:vAlign w:val="center"/>
          </w:tcPr>
          <w:p w:rsidR="00A747DC" w:rsidP="3DBD6B24" w:rsidRDefault="00253CC9" w14:paraId="4869EA6C" w14:textId="77777777">
            <w:pPr>
              <w:keepNext/>
              <w:keepLines/>
              <w:spacing w:after="0" w:line="240" w:lineRule="auto"/>
            </w:pPr>
            <w:r w:rsidRPr="3DBD6B24">
              <w:rPr>
                <w:szCs w:val="20"/>
                <w:lang w:val="es-ES"/>
              </w:rPr>
              <w:t>Limpieza, tokenización, normalización y detección de idioma.</w:t>
            </w:r>
          </w:p>
        </w:tc>
      </w:tr>
      <w:tr w:rsidR="00A747DC" w:rsidTr="3DBD6B24" w14:paraId="1EEE632C" w14:textId="77777777">
        <w:trPr>
          <w:cantSplit/>
          <w:jc w:val="center"/>
        </w:trPr>
        <w:tc>
          <w:tcPr>
            <w:tcW w:w="2015" w:type="dxa"/>
            <w:vAlign w:val="center"/>
          </w:tcPr>
          <w:p w:rsidR="00A747DC" w:rsidP="3DBD6B24" w:rsidRDefault="00253CC9" w14:paraId="6510BE44" w14:textId="77777777">
            <w:pPr>
              <w:keepLines/>
              <w:spacing w:after="0" w:line="240" w:lineRule="auto"/>
            </w:pPr>
            <w:r w:rsidRPr="3DBD6B24">
              <w:rPr>
                <w:szCs w:val="20"/>
              </w:rPr>
              <w:t>Datos</w:t>
            </w:r>
          </w:p>
        </w:tc>
        <w:tc>
          <w:tcPr>
            <w:tcW w:w="3247" w:type="dxa"/>
            <w:vAlign w:val="center"/>
          </w:tcPr>
          <w:p w:rsidR="00A747DC" w:rsidP="3DBD6B24" w:rsidRDefault="00253CC9" w14:paraId="4E601749" w14:textId="77777777">
            <w:pPr>
              <w:keepLines/>
              <w:spacing w:after="0" w:line="240" w:lineRule="auto"/>
            </w:pPr>
            <w:r w:rsidRPr="3DBD6B24">
              <w:rPr>
                <w:szCs w:val="20"/>
                <w:lang w:val="es-ES"/>
              </w:rPr>
              <w:t>pandas, csv, zipfile</w:t>
            </w:r>
          </w:p>
        </w:tc>
        <w:tc>
          <w:tcPr>
            <w:tcW w:w="3695" w:type="dxa"/>
            <w:vAlign w:val="center"/>
          </w:tcPr>
          <w:p w:rsidR="00A747DC" w:rsidP="3DBD6B24" w:rsidRDefault="00253CC9" w14:paraId="576A2A87" w14:textId="77777777">
            <w:pPr>
              <w:keepLines/>
              <w:spacing w:after="0" w:line="240" w:lineRule="auto"/>
            </w:pPr>
            <w:r w:rsidRPr="3DBD6B24">
              <w:rPr>
                <w:szCs w:val="20"/>
              </w:rPr>
              <w:t>Construcción del corpus y lectura de fuentes externas.</w:t>
            </w:r>
          </w:p>
        </w:tc>
      </w:tr>
      <w:tr w:rsidR="00A747DC" w:rsidTr="3DBD6B24" w14:paraId="022823BA" w14:textId="77777777">
        <w:trPr>
          <w:cantSplit/>
          <w:jc w:val="center"/>
        </w:trPr>
        <w:tc>
          <w:tcPr>
            <w:tcW w:w="2015" w:type="dxa"/>
            <w:vAlign w:val="center"/>
          </w:tcPr>
          <w:p w:rsidR="00A747DC" w:rsidP="3DBD6B24" w:rsidRDefault="00253CC9" w14:paraId="3A5F5891" w14:textId="77777777">
            <w:pPr>
              <w:keepLines/>
              <w:spacing w:after="0" w:line="240" w:lineRule="auto"/>
            </w:pPr>
            <w:r w:rsidRPr="3DBD6B24">
              <w:rPr>
                <w:szCs w:val="20"/>
              </w:rPr>
              <w:t>Modelado</w:t>
            </w:r>
          </w:p>
        </w:tc>
        <w:tc>
          <w:tcPr>
            <w:tcW w:w="3247" w:type="dxa"/>
            <w:vAlign w:val="center"/>
          </w:tcPr>
          <w:p w:rsidR="00A747DC" w:rsidP="3DBD6B24" w:rsidRDefault="00253CC9" w14:paraId="76D57463" w14:textId="77777777">
            <w:pPr>
              <w:keepLines/>
              <w:spacing w:after="0" w:line="240" w:lineRule="auto"/>
            </w:pPr>
            <w:r w:rsidRPr="3DBD6B24">
              <w:rPr>
                <w:szCs w:val="20"/>
                <w:lang w:val="es-ES"/>
              </w:rPr>
              <w:t>scikit-learn</w:t>
            </w:r>
          </w:p>
        </w:tc>
        <w:tc>
          <w:tcPr>
            <w:tcW w:w="3695" w:type="dxa"/>
            <w:vAlign w:val="center"/>
          </w:tcPr>
          <w:p w:rsidR="00A747DC" w:rsidP="3DBD6B24" w:rsidRDefault="00253CC9" w14:paraId="75DEDF44" w14:textId="77777777">
            <w:pPr>
              <w:keepLines/>
              <w:spacing w:after="0" w:line="240" w:lineRule="auto"/>
            </w:pPr>
            <w:r w:rsidRPr="3DBD6B24">
              <w:rPr>
                <w:szCs w:val="20"/>
              </w:rPr>
              <w:t>TF-IDF, Regresión Logística, Linear SVC y métricas.</w:t>
            </w:r>
          </w:p>
        </w:tc>
      </w:tr>
      <w:tr w:rsidR="00A747DC" w:rsidTr="3DBD6B24" w14:paraId="301217E7" w14:textId="77777777">
        <w:trPr>
          <w:cantSplit/>
          <w:jc w:val="center"/>
        </w:trPr>
        <w:tc>
          <w:tcPr>
            <w:tcW w:w="2015" w:type="dxa"/>
            <w:vAlign w:val="center"/>
          </w:tcPr>
          <w:p w:rsidR="00A747DC" w:rsidP="3DBD6B24" w:rsidRDefault="00253CC9" w14:paraId="58EF38F6" w14:textId="77777777">
            <w:pPr>
              <w:keepLines/>
              <w:spacing w:after="0" w:line="240" w:lineRule="auto"/>
            </w:pPr>
            <w:r w:rsidRPr="3DBD6B24">
              <w:rPr>
                <w:szCs w:val="20"/>
              </w:rPr>
              <w:t>Persistencia</w:t>
            </w:r>
          </w:p>
        </w:tc>
        <w:tc>
          <w:tcPr>
            <w:tcW w:w="3247" w:type="dxa"/>
            <w:vAlign w:val="center"/>
          </w:tcPr>
          <w:p w:rsidR="00A747DC" w:rsidP="3DBD6B24" w:rsidRDefault="00253CC9" w14:paraId="6C691D84" w14:textId="77777777">
            <w:pPr>
              <w:keepLines/>
              <w:spacing w:after="0" w:line="240" w:lineRule="auto"/>
            </w:pPr>
            <w:r>
              <w:rPr>
                <w:szCs w:val="20"/>
                <w:lang w:val="es-ES"/>
              </w:rPr>
              <w:t>JSON (JavaScript Object Notation), CSV (valores separados por comas), joblib</w:t>
            </w:r>
          </w:p>
        </w:tc>
        <w:tc>
          <w:tcPr>
            <w:tcW w:w="3695" w:type="dxa"/>
            <w:vAlign w:val="center"/>
          </w:tcPr>
          <w:p w:rsidR="00A747DC" w:rsidP="3DBD6B24" w:rsidRDefault="00253CC9" w14:paraId="179E543B" w14:textId="77777777">
            <w:pPr>
              <w:keepLines/>
              <w:spacing w:after="0" w:line="240" w:lineRule="auto"/>
            </w:pPr>
            <w:r w:rsidRPr="3DBD6B24">
              <w:rPr>
                <w:szCs w:val="20"/>
              </w:rPr>
              <w:t>Manifiestos, predicciones, modelos y resultados.</w:t>
            </w:r>
          </w:p>
        </w:tc>
      </w:tr>
      <w:tr w:rsidR="00A747DC" w:rsidTr="3DBD6B24" w14:paraId="68172E33" w14:textId="77777777">
        <w:trPr>
          <w:cantSplit/>
          <w:jc w:val="center"/>
        </w:trPr>
        <w:tc>
          <w:tcPr>
            <w:tcW w:w="2015" w:type="dxa"/>
            <w:vAlign w:val="center"/>
          </w:tcPr>
          <w:p w:rsidR="00A747DC" w:rsidP="3DBD6B24" w:rsidRDefault="00253CC9" w14:paraId="412BC2CC" w14:textId="77777777">
            <w:pPr>
              <w:keepLines/>
              <w:spacing w:after="0" w:line="240" w:lineRule="auto"/>
            </w:pPr>
            <w:r w:rsidRPr="3DBD6B24">
              <w:rPr>
                <w:szCs w:val="20"/>
              </w:rPr>
              <w:t>Pruebas</w:t>
            </w:r>
          </w:p>
        </w:tc>
        <w:tc>
          <w:tcPr>
            <w:tcW w:w="3247" w:type="dxa"/>
            <w:vAlign w:val="center"/>
          </w:tcPr>
          <w:p w:rsidR="00A747DC" w:rsidP="3DBD6B24" w:rsidRDefault="006B78F0" w14:paraId="46DCE9B2" w14:textId="7D79505B">
            <w:pPr>
              <w:keepLines/>
              <w:spacing w:after="0" w:line="240" w:lineRule="auto"/>
            </w:pPr>
            <w:r w:rsidRPr="3DBD6B24">
              <w:rPr>
                <w:szCs w:val="20"/>
                <w:lang w:val="es-ES"/>
              </w:rPr>
              <w:t>P</w:t>
            </w:r>
            <w:r w:rsidRPr="3DBD6B24" w:rsidR="00253CC9">
              <w:rPr>
                <w:szCs w:val="20"/>
                <w:lang w:val="es-ES"/>
              </w:rPr>
              <w:t>ytest</w:t>
            </w:r>
          </w:p>
        </w:tc>
        <w:tc>
          <w:tcPr>
            <w:tcW w:w="3695" w:type="dxa"/>
            <w:vAlign w:val="center"/>
          </w:tcPr>
          <w:p w:rsidR="00A747DC" w:rsidP="3DBD6B24" w:rsidRDefault="00253CC9" w14:paraId="23FE267C" w14:textId="77777777">
            <w:pPr>
              <w:keepLines/>
              <w:spacing w:after="0" w:line="240" w:lineRule="auto"/>
            </w:pPr>
            <w:r w:rsidRPr="3DBD6B24">
              <w:rPr>
                <w:szCs w:val="20"/>
              </w:rPr>
              <w:t>Validación automatizada de módulos y flujos principales.</w:t>
            </w:r>
          </w:p>
        </w:tc>
      </w:tr>
      <w:tr w:rsidR="00A747DC" w:rsidTr="3DBD6B24" w14:paraId="378774B3" w14:textId="77777777">
        <w:trPr>
          <w:cantSplit/>
          <w:jc w:val="center"/>
        </w:trPr>
        <w:tc>
          <w:tcPr>
            <w:tcW w:w="2015" w:type="dxa"/>
            <w:vAlign w:val="center"/>
          </w:tcPr>
          <w:p w:rsidR="00A747DC" w:rsidP="3DBD6B24" w:rsidRDefault="00253CC9" w14:paraId="5C543B7C" w14:textId="77777777">
            <w:pPr>
              <w:keepNext/>
              <w:keepLines/>
              <w:spacing w:after="0" w:line="240" w:lineRule="auto"/>
            </w:pPr>
            <w:r w:rsidRPr="3DBD6B24">
              <w:rPr>
                <w:szCs w:val="20"/>
              </w:rPr>
              <w:t>Documentación</w:t>
            </w:r>
          </w:p>
        </w:tc>
        <w:tc>
          <w:tcPr>
            <w:tcW w:w="3247" w:type="dxa"/>
            <w:vAlign w:val="center"/>
          </w:tcPr>
          <w:p w:rsidR="00A747DC" w:rsidP="3DBD6B24" w:rsidRDefault="00253CC9" w14:paraId="267ADF89" w14:textId="77777777">
            <w:pPr>
              <w:keepNext/>
              <w:keepLines/>
              <w:spacing w:after="0" w:line="240" w:lineRule="auto"/>
            </w:pPr>
            <w:r w:rsidRPr="3DBD6B24">
              <w:rPr>
                <w:szCs w:val="20"/>
              </w:rPr>
              <w:t>Word/PDF, APA7</w:t>
            </w:r>
          </w:p>
        </w:tc>
        <w:tc>
          <w:tcPr>
            <w:tcW w:w="3695" w:type="dxa"/>
            <w:vAlign w:val="center"/>
          </w:tcPr>
          <w:p w:rsidR="00A747DC" w:rsidP="3DBD6B24" w:rsidRDefault="00253CC9" w14:paraId="52DE5C4A" w14:textId="77777777">
            <w:pPr>
              <w:keepNext/>
              <w:keepLines/>
              <w:spacing w:after="0" w:line="240" w:lineRule="auto"/>
            </w:pPr>
            <w:r w:rsidRPr="3DBD6B24">
              <w:rPr>
                <w:szCs w:val="20"/>
              </w:rPr>
              <w:t>Memoria final con tablas, figuras, citas y referencias.</w:t>
            </w:r>
          </w:p>
        </w:tc>
      </w:tr>
    </w:tbl>
    <w:p w:rsidR="00A747DC" w:rsidP="229D7926" w:rsidRDefault="00253CC9" w14:paraId="6294CD7E" w14:textId="77777777">
      <w:pPr>
        <w:keepLines w:val="1"/>
        <w:spacing w:after="120" w:line="360" w:lineRule="auto"/>
        <w:jc w:val="both"/>
        <w:rPr>
          <w:sz w:val="28"/>
          <w:szCs w:val="28"/>
          <w:lang w:val="es-ES"/>
        </w:rPr>
      </w:pPr>
      <w:r w:rsidRPr="229D7926" w:rsidR="00253CC9">
        <w:rPr>
          <w:i w:val="1"/>
          <w:iCs w:val="1"/>
        </w:rPr>
        <w:t>Nota.</w:t>
      </w:r>
      <w:r w:rsidR="00253CC9">
        <w:rPr/>
        <w:t xml:space="preserve"> TF-IDF = frecuencia de término–frecuencia inversa de documento (del inglés </w:t>
      </w:r>
      <w:r w:rsidR="00253CC9">
        <w:rPr/>
        <w:t>Term</w:t>
      </w:r>
      <w:r w:rsidR="00253CC9">
        <w:rPr/>
        <w:t xml:space="preserve"> </w:t>
      </w:r>
      <w:r w:rsidR="00253CC9">
        <w:rPr/>
        <w:t>Frequency</w:t>
      </w:r>
      <w:r w:rsidR="00253CC9">
        <w:rPr/>
        <w:t xml:space="preserve">–Inverse </w:t>
      </w:r>
      <w:r w:rsidR="00253CC9">
        <w:rPr/>
        <w:t>Document</w:t>
      </w:r>
      <w:r w:rsidR="00253CC9">
        <w:rPr/>
        <w:t xml:space="preserve"> </w:t>
      </w:r>
      <w:r w:rsidR="00253CC9">
        <w:rPr/>
        <w:t>Frequency</w:t>
      </w:r>
      <w:r w:rsidR="00253CC9">
        <w:rPr/>
        <w:t>).</w:t>
      </w:r>
    </w:p>
    <w:p w:rsidR="008617EA" w:rsidP="3DBD6B24" w:rsidRDefault="00253CC9" w14:paraId="019C4C25" w14:textId="77777777">
      <w:pPr>
        <w:pStyle w:val="Ttulo2"/>
        <w:spacing w:after="120" w:line="360" w:lineRule="auto"/>
      </w:pPr>
      <w:bookmarkStart w:name="_Toc243512149" w:id="301"/>
      <w:r>
        <w:t>3.6 Modelo de datos y gobierno del corpus</w:t>
      </w:r>
      <w:bookmarkEnd w:id="301"/>
    </w:p>
    <w:p w:rsidR="00A747DC" w:rsidRDefault="00253CC9" w14:paraId="6421D419" w14:textId="77777777">
      <w:pPr>
        <w:spacing w:after="120" w:line="360" w:lineRule="auto"/>
        <w:jc w:val="both"/>
      </w:pPr>
      <w:r w:rsidRPr="7121CE3F">
        <w:rPr>
          <w:lang w:val="es-ES"/>
        </w:rPr>
        <w:t xml:space="preserve">El modelo de datos del corpus se ha diseñado para conservar tanto información original como información derivada. La columna text mantiene el contenido de entrada, mientras que </w:t>
      </w:r>
      <w:r w:rsidRPr="7121CE3F">
        <w:rPr>
          <w:rFonts w:ascii="Consolas" w:hAnsi="Consolas" w:eastAsia="Consolas" w:cs="Consolas"/>
          <w:lang w:val="es-ES"/>
        </w:rPr>
        <w:t>normalized_text</w:t>
      </w:r>
      <w:r w:rsidRPr="7121CE3F">
        <w:rPr>
          <w:lang w:val="es-ES"/>
        </w:rPr>
        <w:t xml:space="preserve"> almacena la versión procesada que alimenta el vectorizador. Esta separación evita que la limpieza borre evidencia útil para análisis posteriores. Si un error de clasificación depende de una URL sustituida, de una mención o de </w:t>
      </w:r>
      <w:proofErr w:type="gramStart"/>
      <w:r w:rsidRPr="7121CE3F">
        <w:rPr>
          <w:lang w:val="es-ES"/>
        </w:rPr>
        <w:t>un hashtag</w:t>
      </w:r>
      <w:proofErr w:type="gramEnd"/>
      <w:r w:rsidRPr="7121CE3F">
        <w:rPr>
          <w:lang w:val="es-ES"/>
        </w:rPr>
        <w:t xml:space="preserve"> normalizado, el investigador puede volver al texto original y comprobar qué información se perdió o se transformó.</w:t>
      </w:r>
    </w:p>
    <w:p w:rsidR="00A747DC" w:rsidRDefault="00253CC9" w14:paraId="00D2A6D1" w14:textId="77777777">
      <w:pPr>
        <w:spacing w:after="120" w:line="360" w:lineRule="auto"/>
        <w:jc w:val="both"/>
      </w:pPr>
      <w:r w:rsidRPr="229D7926" w:rsidR="00253CC9">
        <w:rPr>
          <w:rFonts w:ascii="Consolas" w:hAnsi="Consolas" w:eastAsia="Consolas" w:cs="Consolas"/>
          <w:lang w:val="es-ES"/>
        </w:rPr>
        <w:t>source_id</w:t>
      </w:r>
      <w:r w:rsidRPr="229D7926" w:rsidR="00253CC9">
        <w:rPr>
          <w:lang w:val="es-ES"/>
        </w:rPr>
        <w:t xml:space="preserve"> identifica cada fila original y permite enlazar la auditoría de exclusiones, el representante conservado, el grupo de duplicados y las predicciones fuera de entrenamiento. En el módulo independiente de Telegram, un identificador puede derivarse del canal y del mensaje, pero esos registros no entraron en los grupos experimentales. El orden de filas no se emplea como sustituto de esta trazabilidad.</w:t>
      </w:r>
    </w:p>
    <w:p w:rsidR="00A747DC" w:rsidRDefault="00253CC9" w14:paraId="2C5655CD" w14:textId="77777777">
      <w:pPr>
        <w:spacing w:after="120" w:line="360" w:lineRule="auto"/>
        <w:jc w:val="both"/>
      </w:pPr>
      <w:r w:rsidRPr="229D7926" w:rsidR="00253CC9">
        <w:rPr>
          <w:lang w:val="es-ES"/>
        </w:rPr>
        <w:t xml:space="preserve">Las columnas label y </w:t>
      </w:r>
      <w:r w:rsidRPr="229D7926" w:rsidR="00253CC9">
        <w:rPr>
          <w:rFonts w:ascii="Consolas" w:hAnsi="Consolas" w:eastAsia="Consolas" w:cs="Consolas"/>
          <w:lang w:val="es-ES"/>
        </w:rPr>
        <w:t>label_name</w:t>
      </w:r>
      <w:r w:rsidRPr="229D7926" w:rsidR="00253CC9">
        <w:rPr>
          <w:lang w:val="es-ES"/>
        </w:rPr>
        <w:t xml:space="preserve"> se guardan de forma redundante. Aunque podría bastar con la etiqueta numérica, mantener el nombre de clase reduce errores de interpretación durante el análisis manual. La validación comprueba que ambos campos sean coherentes: 0 corresponde a </w:t>
      </w:r>
      <w:r w:rsidRPr="229D7926" w:rsidR="00253CC9">
        <w:rPr>
          <w:rFonts w:ascii="Consolas" w:hAnsi="Consolas" w:eastAsia="Consolas" w:cs="Consolas"/>
          <w:lang w:val="es-ES"/>
        </w:rPr>
        <w:t>no_fake</w:t>
      </w:r>
      <w:r w:rsidRPr="229D7926" w:rsidR="00253CC9">
        <w:rPr>
          <w:lang w:val="es-ES"/>
        </w:rPr>
        <w:t xml:space="preserve"> y 1 corresponde a </w:t>
      </w:r>
      <w:r w:rsidRPr="229D7926" w:rsidR="00253CC9">
        <w:rPr>
          <w:rFonts w:ascii="Consolas" w:hAnsi="Consolas" w:eastAsia="Consolas" w:cs="Consolas"/>
          <w:lang w:val="es-ES"/>
        </w:rPr>
        <w:t>fake_news</w:t>
      </w:r>
      <w:r w:rsidRPr="229D7926" w:rsidR="00253CC9">
        <w:rPr>
          <w:lang w:val="es-ES"/>
        </w:rPr>
        <w:t>. Este control sencillo evita un fallo frecuente en experimentación, que consiste en invertir etiquetas sin advertirlo hasta que las métricas ya se han calculado.</w:t>
      </w:r>
    </w:p>
    <w:p w:rsidR="00A747DC" w:rsidRDefault="00253CC9" w14:paraId="072663F5" w14:textId="77777777">
      <w:pPr>
        <w:spacing w:after="120" w:line="360" w:lineRule="auto"/>
        <w:jc w:val="both"/>
      </w:pPr>
      <w:r w:rsidRPr="229D7926" w:rsidR="00253CC9">
        <w:rPr>
          <w:rFonts w:ascii="Consolas" w:hAnsi="Consolas" w:eastAsia="Consolas" w:cs="Consolas"/>
          <w:lang w:val="es-ES"/>
        </w:rPr>
        <w:t>dataset_name</w:t>
      </w:r>
      <w:r w:rsidRPr="229D7926" w:rsidR="00253CC9">
        <w:rPr>
          <w:lang w:val="es-ES"/>
        </w:rPr>
        <w:t xml:space="preserve"> conserva la procedencia archive2 o LIAR de cada representante. Permite desglosar las métricas fuera de entrenamiento y definir las dos pruebas de transferencia; un grupo detectado con ambas procedencias se excluiría de esos entrenamientos y pruebas. Esta </w:t>
      </w:r>
      <w:r w:rsidRPr="229D7926" w:rsidR="00253CC9">
        <w:rPr>
          <w:lang w:val="es-ES"/>
        </w:rPr>
        <w:t>distinción muestra qué parte del rendimiento puede depender de estilo y formato de fuente, sin atribuir una causa única a cada error.</w:t>
      </w:r>
    </w:p>
    <w:p w:rsidR="00A747DC" w:rsidRDefault="00253CC9" w14:paraId="66D55BBF" w14:textId="77777777">
      <w:pPr>
        <w:spacing w:after="120" w:line="360" w:lineRule="auto"/>
        <w:jc w:val="both"/>
      </w:pPr>
      <w:r w:rsidRPr="7121CE3F">
        <w:rPr>
          <w:lang w:val="es-ES"/>
        </w:rPr>
        <w:t>Los metadatos del corpus cumplen una función de gobierno documental. No se limitan a describir tamaños; registran archivos usados, archivos descartados, reglas de limpieza, etiquetas excluidas, distribución de idiomas, resumen de longitudes y hash del conjunto de datos. Esa información permite reconstruir por qué el corpus tiene su forma actual. También impone una disciplina: cuando se cambie una regla de construcción, deberá actualizarse el metadato y se generará un nuevo hash.</w:t>
      </w:r>
    </w:p>
    <w:p w:rsidR="009C649E" w:rsidRDefault="00AB0F71" w14:paraId="222D9740" w14:textId="77777777">
      <w:pPr>
        <w:keepLines/>
        <w:spacing w:after="120" w:line="360" w:lineRule="auto"/>
        <w:jc w:val="both"/>
      </w:pPr>
      <w:r>
        <w:t>La Tabla 5 explicita el contrato de columnas del corpus derivado. Además de conservar los campos heredados de las fuentes, distingue el representante de los duplicados, el grupo de similitud y la procedencia combinada; estos campos permiten auditar la inclusión de cada fila original.</w:t>
      </w:r>
    </w:p>
    <w:p w:rsidR="009C649E" w:rsidRDefault="00AB0F71" w14:paraId="4A1040C6" w14:textId="77777777">
      <w:pPr>
        <w:keepNext/>
        <w:keepLines/>
        <w:spacing w:after="0" w:line="360" w:lineRule="auto"/>
      </w:pPr>
      <w:r>
        <w:rPr>
          <w:b/>
        </w:rPr>
        <w:t>Tabla 5</w:t>
      </w:r>
    </w:p>
    <w:p w:rsidR="009C649E" w:rsidRDefault="00AB0F71" w14:paraId="6C91D38E" w14:textId="77777777">
      <w:pPr>
        <w:keepNext/>
        <w:keepLines/>
        <w:spacing w:after="120" w:line="360" w:lineRule="auto"/>
      </w:pPr>
      <w:r>
        <w:rPr>
          <w:i/>
        </w:rPr>
        <w:t>Esquema canónico y función experimental de los campos</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3515"/>
        <w:gridCol w:w="2325"/>
        <w:gridCol w:w="3119"/>
      </w:tblGrid>
      <w:tr w:rsidR="009C649E" w:rsidTr="229D7926" w14:paraId="1D30A735" w14:textId="77777777">
        <w:trPr>
          <w:cantSplit/>
          <w:tblHeader/>
          <w:jc w:val="center"/>
        </w:trPr>
        <w:tc>
          <w:tcPr>
            <w:tcW w:w="3515" w:type="dxa"/>
            <w:tcBorders>
              <w:bottom w:val="single" w:color="000000" w:themeColor="text1" w:sz="4" w:space="0"/>
            </w:tcBorders>
            <w:tcMar/>
            <w:vAlign w:val="center"/>
          </w:tcPr>
          <w:p w:rsidR="009C649E" w:rsidRDefault="00AB0F71" w14:paraId="316DD072" w14:textId="77777777">
            <w:pPr>
              <w:keepNext/>
              <w:keepLines/>
              <w:spacing w:after="0" w:line="240" w:lineRule="auto"/>
              <w:jc w:val="center"/>
            </w:pPr>
            <w:r>
              <w:rPr>
                <w:b/>
              </w:rPr>
              <w:t>Campo</w:t>
            </w:r>
          </w:p>
        </w:tc>
        <w:tc>
          <w:tcPr>
            <w:tcW w:w="2324" w:type="dxa"/>
            <w:tcBorders>
              <w:bottom w:val="single" w:color="000000" w:themeColor="text1" w:sz="4" w:space="0"/>
            </w:tcBorders>
            <w:tcMar/>
            <w:vAlign w:val="center"/>
          </w:tcPr>
          <w:p w:rsidR="009C649E" w:rsidRDefault="00AB0F71" w14:paraId="5CE26194" w14:textId="77777777">
            <w:pPr>
              <w:keepNext/>
              <w:keepLines/>
              <w:spacing w:after="0" w:line="240" w:lineRule="auto"/>
              <w:jc w:val="center"/>
            </w:pPr>
            <w:r>
              <w:rPr>
                <w:b/>
              </w:rPr>
              <w:t>Contenido persistido</w:t>
            </w:r>
          </w:p>
        </w:tc>
        <w:tc>
          <w:tcPr>
            <w:tcW w:w="3118" w:type="dxa"/>
            <w:tcBorders>
              <w:bottom w:val="single" w:color="000000" w:themeColor="text1" w:sz="4" w:space="0"/>
            </w:tcBorders>
            <w:tcMar/>
            <w:vAlign w:val="center"/>
          </w:tcPr>
          <w:p w:rsidR="009C649E" w:rsidRDefault="00AB0F71" w14:paraId="73C6657F" w14:textId="77777777">
            <w:pPr>
              <w:keepNext/>
              <w:keepLines/>
              <w:spacing w:after="0" w:line="240" w:lineRule="auto"/>
              <w:jc w:val="center"/>
            </w:pPr>
            <w:r>
              <w:rPr>
                <w:b/>
              </w:rPr>
              <w:t>Función experimental</w:t>
            </w:r>
          </w:p>
        </w:tc>
      </w:tr>
      <w:tr w:rsidR="009C649E" w:rsidTr="229D7926" w14:paraId="4D4E58B5" w14:textId="77777777">
        <w:trPr>
          <w:cantSplit/>
          <w:jc w:val="center"/>
        </w:trPr>
        <w:tc>
          <w:tcPr>
            <w:tcW w:w="3515" w:type="dxa"/>
            <w:tcMar/>
            <w:vAlign w:val="center"/>
          </w:tcPr>
          <w:p w:rsidR="009C649E" w:rsidRDefault="00AB0F71" w14:paraId="6E8B6FA6" w14:textId="77777777">
            <w:pPr>
              <w:keepNext w:val="1"/>
              <w:keepLines w:val="1"/>
              <w:spacing w:after="0" w:line="240" w:lineRule="auto"/>
            </w:pPr>
            <w:r w:rsidRPr="229D7926" w:rsidR="00AB0F71">
              <w:rPr>
                <w:rFonts w:ascii="Consolas" w:hAnsi="Consolas"/>
                <w:lang w:val="es-ES"/>
              </w:rPr>
              <w:t>source_id</w:t>
            </w:r>
          </w:p>
        </w:tc>
        <w:tc>
          <w:tcPr>
            <w:tcW w:w="2324" w:type="dxa"/>
            <w:tcMar/>
            <w:vAlign w:val="center"/>
          </w:tcPr>
          <w:p w:rsidR="009C649E" w:rsidRDefault="00AB0F71" w14:paraId="76471382" w14:textId="77777777">
            <w:pPr>
              <w:keepNext/>
              <w:keepLines/>
              <w:spacing w:after="0" w:line="240" w:lineRule="auto"/>
            </w:pPr>
            <w:r>
              <w:t>Identificador estable por fuente y registro.</w:t>
            </w:r>
          </w:p>
        </w:tc>
        <w:tc>
          <w:tcPr>
            <w:tcW w:w="3118" w:type="dxa"/>
            <w:tcMar/>
            <w:vAlign w:val="center"/>
          </w:tcPr>
          <w:p w:rsidR="009C649E" w:rsidRDefault="00AB0F71" w14:paraId="1FC46B1F" w14:textId="77777777">
            <w:pPr>
              <w:keepNext/>
              <w:keepLines/>
              <w:spacing w:after="0" w:line="240" w:lineRule="auto"/>
            </w:pPr>
            <w:r>
              <w:t>Trazar duplicados, predicciones y reconstrucciones.</w:t>
            </w:r>
          </w:p>
        </w:tc>
      </w:tr>
      <w:tr w:rsidR="009C649E" w:rsidTr="229D7926" w14:paraId="282F055C" w14:textId="77777777">
        <w:trPr>
          <w:cantSplit/>
          <w:jc w:val="center"/>
        </w:trPr>
        <w:tc>
          <w:tcPr>
            <w:tcW w:w="3515" w:type="dxa"/>
            <w:tcMar/>
            <w:vAlign w:val="center"/>
          </w:tcPr>
          <w:p w:rsidR="009C649E" w:rsidRDefault="006B78F0" w14:paraId="51ADE66E" w14:textId="33E7F11F">
            <w:pPr>
              <w:keepNext/>
              <w:keepLines/>
              <w:spacing w:after="0" w:line="240" w:lineRule="auto"/>
            </w:pPr>
            <w:r>
              <w:t>C</w:t>
            </w:r>
            <w:r w:rsidR="00AB0F71">
              <w:t>hannel</w:t>
            </w:r>
          </w:p>
        </w:tc>
        <w:tc>
          <w:tcPr>
            <w:tcW w:w="2324" w:type="dxa"/>
            <w:tcMar/>
            <w:vAlign w:val="center"/>
          </w:tcPr>
          <w:p w:rsidR="009C649E" w:rsidRDefault="00AB0F71" w14:paraId="176DD92A" w14:textId="77777777">
            <w:pPr>
              <w:keepNext/>
              <w:keepLines/>
              <w:spacing w:after="0" w:line="240" w:lineRule="auto"/>
            </w:pPr>
            <w:r>
              <w:t>Canal lógico o categoría de procedencia.</w:t>
            </w:r>
          </w:p>
        </w:tc>
        <w:tc>
          <w:tcPr>
            <w:tcW w:w="3118" w:type="dxa"/>
            <w:tcMar/>
            <w:vAlign w:val="center"/>
          </w:tcPr>
          <w:p w:rsidR="009C649E" w:rsidRDefault="00AB0F71" w14:paraId="6C30D382" w14:textId="77777777">
            <w:pPr>
              <w:keepNext/>
              <w:keepLines/>
              <w:spacing w:after="0" w:line="240" w:lineRule="auto"/>
            </w:pPr>
            <w:r>
              <w:t>Conservar contexto sin usarlo como etiqueta.</w:t>
            </w:r>
          </w:p>
        </w:tc>
      </w:tr>
      <w:tr w:rsidR="009C649E" w:rsidTr="229D7926" w14:paraId="31EF9189" w14:textId="77777777">
        <w:trPr>
          <w:cantSplit/>
          <w:jc w:val="center"/>
        </w:trPr>
        <w:tc>
          <w:tcPr>
            <w:tcW w:w="3515" w:type="dxa"/>
            <w:tcMar/>
            <w:vAlign w:val="center"/>
          </w:tcPr>
          <w:p w:rsidR="009C649E" w:rsidRDefault="00AB0F71" w14:paraId="2EED59E3" w14:textId="77777777">
            <w:pPr>
              <w:keepLines w:val="1"/>
              <w:spacing w:after="0" w:line="240" w:lineRule="auto"/>
            </w:pPr>
            <w:r w:rsidRPr="229D7926" w:rsidR="00AB0F71">
              <w:rPr>
                <w:rFonts w:ascii="Consolas" w:hAnsi="Consolas"/>
                <w:lang w:val="es-ES"/>
              </w:rPr>
              <w:t>date_utc</w:t>
            </w:r>
          </w:p>
        </w:tc>
        <w:tc>
          <w:tcPr>
            <w:tcW w:w="2324" w:type="dxa"/>
            <w:tcMar/>
            <w:vAlign w:val="center"/>
          </w:tcPr>
          <w:p w:rsidR="009C649E" w:rsidRDefault="00AB0F71" w14:paraId="629E2D88" w14:textId="77777777">
            <w:pPr>
              <w:keepLines/>
              <w:spacing w:after="0" w:line="240" w:lineRule="auto"/>
            </w:pPr>
            <w:r>
              <w:t>Fecha normalizada cuando la fuente la proporciona.</w:t>
            </w:r>
          </w:p>
        </w:tc>
        <w:tc>
          <w:tcPr>
            <w:tcW w:w="3118" w:type="dxa"/>
            <w:tcMar/>
            <w:vAlign w:val="center"/>
          </w:tcPr>
          <w:p w:rsidR="009C649E" w:rsidRDefault="00AB0F71" w14:paraId="6945B2F7" w14:textId="77777777">
            <w:pPr>
              <w:keepLines/>
              <w:spacing w:after="0" w:line="240" w:lineRule="auto"/>
            </w:pPr>
            <w:r>
              <w:t>Documentar temporalidad disponible; puede estar vacía en LIAR.</w:t>
            </w:r>
          </w:p>
        </w:tc>
      </w:tr>
      <w:tr w:rsidR="009C649E" w:rsidTr="229D7926" w14:paraId="213D9EF9" w14:textId="77777777">
        <w:trPr>
          <w:cantSplit/>
          <w:jc w:val="center"/>
        </w:trPr>
        <w:tc>
          <w:tcPr>
            <w:tcW w:w="3515" w:type="dxa"/>
            <w:tcMar/>
            <w:vAlign w:val="center"/>
          </w:tcPr>
          <w:p w:rsidR="009C649E" w:rsidRDefault="006B78F0" w14:paraId="4EAF0C83" w14:textId="676118D7">
            <w:pPr>
              <w:keepLines/>
              <w:spacing w:after="0" w:line="240" w:lineRule="auto"/>
            </w:pPr>
            <w:r>
              <w:t>T</w:t>
            </w:r>
            <w:r w:rsidR="00AB0F71">
              <w:t>ext</w:t>
            </w:r>
          </w:p>
        </w:tc>
        <w:tc>
          <w:tcPr>
            <w:tcW w:w="2324" w:type="dxa"/>
            <w:tcMar/>
            <w:vAlign w:val="center"/>
          </w:tcPr>
          <w:p w:rsidR="009C649E" w:rsidRDefault="00AB0F71" w14:paraId="2C7FCBF7" w14:textId="77777777">
            <w:pPr>
              <w:keepLines/>
              <w:spacing w:after="0" w:line="240" w:lineRule="auto"/>
            </w:pPr>
            <w:r>
              <w:t>Texto original combinado o declaración de origen.</w:t>
            </w:r>
          </w:p>
        </w:tc>
        <w:tc>
          <w:tcPr>
            <w:tcW w:w="3118" w:type="dxa"/>
            <w:tcMar/>
            <w:vAlign w:val="center"/>
          </w:tcPr>
          <w:p w:rsidR="009C649E" w:rsidRDefault="00AB0F71" w14:paraId="3DC09C6C" w14:textId="77777777">
            <w:pPr>
              <w:keepLines/>
              <w:spacing w:after="0" w:line="240" w:lineRule="auto"/>
            </w:pPr>
            <w:r>
              <w:t>Auditar transformaciones y ejemplos de error.</w:t>
            </w:r>
          </w:p>
        </w:tc>
      </w:tr>
      <w:tr w:rsidR="009C649E" w:rsidTr="229D7926" w14:paraId="68179A5B" w14:textId="77777777">
        <w:trPr>
          <w:cantSplit/>
          <w:jc w:val="center"/>
        </w:trPr>
        <w:tc>
          <w:tcPr>
            <w:tcW w:w="3515" w:type="dxa"/>
            <w:tcMar/>
            <w:vAlign w:val="center"/>
          </w:tcPr>
          <w:p w:rsidR="009C649E" w:rsidRDefault="00AB0F71" w14:paraId="540871B9" w14:textId="77777777">
            <w:pPr>
              <w:keepLines w:val="1"/>
              <w:spacing w:after="0" w:line="240" w:lineRule="auto"/>
            </w:pPr>
            <w:r w:rsidRPr="229D7926" w:rsidR="00AB0F71">
              <w:rPr>
                <w:rFonts w:ascii="Consolas" w:hAnsi="Consolas"/>
                <w:lang w:val="es-ES"/>
              </w:rPr>
              <w:t>normalized_text</w:t>
            </w:r>
          </w:p>
        </w:tc>
        <w:tc>
          <w:tcPr>
            <w:tcW w:w="2324" w:type="dxa"/>
            <w:tcMar/>
            <w:vAlign w:val="center"/>
          </w:tcPr>
          <w:p w:rsidR="009C649E" w:rsidRDefault="00AB0F71" w14:paraId="62FFBA0B" w14:textId="77777777">
            <w:pPr>
              <w:keepLines/>
              <w:spacing w:after="0" w:line="240" w:lineRule="auto"/>
            </w:pPr>
            <w:r>
              <w:t>Texto tras limpieza determinista.</w:t>
            </w:r>
          </w:p>
        </w:tc>
        <w:tc>
          <w:tcPr>
            <w:tcW w:w="3118" w:type="dxa"/>
            <w:tcMar/>
            <w:vAlign w:val="center"/>
          </w:tcPr>
          <w:p w:rsidR="009C649E" w:rsidRDefault="00AB0F71" w14:paraId="07913129" w14:textId="77777777">
            <w:pPr>
              <w:keepLines/>
              <w:spacing w:after="0" w:line="240" w:lineRule="auto"/>
            </w:pPr>
            <w:r>
              <w:t>Entrada de TF-IDF y de los modelos lineales.</w:t>
            </w:r>
          </w:p>
        </w:tc>
      </w:tr>
      <w:tr w:rsidR="009C649E" w:rsidTr="229D7926" w14:paraId="14359ED5" w14:textId="77777777">
        <w:trPr>
          <w:cantSplit/>
          <w:jc w:val="center"/>
        </w:trPr>
        <w:tc>
          <w:tcPr>
            <w:tcW w:w="3515" w:type="dxa"/>
            <w:tcMar/>
            <w:vAlign w:val="center"/>
          </w:tcPr>
          <w:p w:rsidR="009C649E" w:rsidRDefault="00AB0F71" w14:paraId="6C897231" w14:textId="77777777">
            <w:pPr>
              <w:keepLines w:val="1"/>
              <w:spacing w:after="0" w:line="240" w:lineRule="auto"/>
            </w:pPr>
            <w:r w:rsidRPr="229D7926" w:rsidR="00AB0F71">
              <w:rPr>
                <w:lang w:val="es-ES"/>
              </w:rPr>
              <w:t>language</w:t>
            </w:r>
          </w:p>
        </w:tc>
        <w:tc>
          <w:tcPr>
            <w:tcW w:w="2324" w:type="dxa"/>
            <w:tcMar/>
            <w:vAlign w:val="center"/>
          </w:tcPr>
          <w:p w:rsidR="009C649E" w:rsidRDefault="00AB0F71" w14:paraId="6FEEB989" w14:textId="77777777">
            <w:pPr>
              <w:keepLines/>
              <w:spacing w:after="0" w:line="240" w:lineRule="auto"/>
            </w:pPr>
            <w:r>
              <w:t>Idioma detectado por preprocesamiento.</w:t>
            </w:r>
          </w:p>
        </w:tc>
        <w:tc>
          <w:tcPr>
            <w:tcW w:w="3118" w:type="dxa"/>
            <w:tcMar/>
            <w:vAlign w:val="center"/>
          </w:tcPr>
          <w:p w:rsidR="009C649E" w:rsidRDefault="00AB0F71" w14:paraId="3450A0CD" w14:textId="77777777">
            <w:pPr>
              <w:keepLines/>
              <w:spacing w:after="0" w:line="240" w:lineRule="auto"/>
            </w:pPr>
            <w:r>
              <w:t>Caracterizar el corpus y casos atípicos.</w:t>
            </w:r>
          </w:p>
        </w:tc>
      </w:tr>
      <w:tr w:rsidR="009C649E" w:rsidTr="229D7926" w14:paraId="718E5612" w14:textId="77777777">
        <w:trPr>
          <w:cantSplit/>
          <w:jc w:val="center"/>
        </w:trPr>
        <w:tc>
          <w:tcPr>
            <w:tcW w:w="3515" w:type="dxa"/>
            <w:tcMar/>
            <w:vAlign w:val="center"/>
          </w:tcPr>
          <w:p w:rsidR="009C649E" w:rsidRDefault="00AB0F71" w14:paraId="681B1A5B" w14:textId="77777777">
            <w:pPr>
              <w:keepLines w:val="1"/>
              <w:spacing w:after="0" w:line="240" w:lineRule="auto"/>
            </w:pPr>
            <w:r w:rsidRPr="229D7926" w:rsidR="00AB0F71">
              <w:rPr>
                <w:lang w:val="es-ES"/>
              </w:rPr>
              <w:t>label</w:t>
            </w:r>
          </w:p>
        </w:tc>
        <w:tc>
          <w:tcPr>
            <w:tcW w:w="2324" w:type="dxa"/>
            <w:tcMar/>
            <w:vAlign w:val="center"/>
          </w:tcPr>
          <w:p w:rsidR="009C649E" w:rsidRDefault="00AB0F71" w14:paraId="72CF121C" w14:textId="77777777">
            <w:pPr>
              <w:keepLines/>
              <w:spacing w:after="0" w:line="240" w:lineRule="auto"/>
            </w:pPr>
            <w:r>
              <w:t>Clase binaria 0 o 1.</w:t>
            </w:r>
          </w:p>
        </w:tc>
        <w:tc>
          <w:tcPr>
            <w:tcW w:w="3118" w:type="dxa"/>
            <w:tcMar/>
            <w:vAlign w:val="center"/>
          </w:tcPr>
          <w:p w:rsidR="009C649E" w:rsidRDefault="00AB0F71" w14:paraId="0CF6C272" w14:textId="77777777">
            <w:pPr>
              <w:keepLines/>
              <w:spacing w:after="0" w:line="240" w:lineRule="auto"/>
            </w:pPr>
            <w:r>
              <w:t>Objetivo supervisado del entrenamiento.</w:t>
            </w:r>
          </w:p>
        </w:tc>
      </w:tr>
      <w:tr w:rsidR="009C649E" w:rsidTr="229D7926" w14:paraId="3E49B8F4" w14:textId="77777777">
        <w:trPr>
          <w:cantSplit/>
          <w:jc w:val="center"/>
        </w:trPr>
        <w:tc>
          <w:tcPr>
            <w:tcW w:w="3515" w:type="dxa"/>
            <w:tcMar/>
            <w:vAlign w:val="center"/>
          </w:tcPr>
          <w:p w:rsidR="009C649E" w:rsidRDefault="00AB0F71" w14:paraId="7C88D564" w14:textId="77777777">
            <w:pPr>
              <w:keepLines w:val="1"/>
              <w:spacing w:after="0" w:line="240" w:lineRule="auto"/>
            </w:pPr>
            <w:r w:rsidRPr="229D7926" w:rsidR="00AB0F71">
              <w:rPr>
                <w:rFonts w:ascii="Consolas" w:hAnsi="Consolas"/>
                <w:lang w:val="es-ES"/>
              </w:rPr>
              <w:t>label_name</w:t>
            </w:r>
          </w:p>
        </w:tc>
        <w:tc>
          <w:tcPr>
            <w:tcW w:w="2324" w:type="dxa"/>
            <w:tcMar/>
            <w:vAlign w:val="center"/>
          </w:tcPr>
          <w:p w:rsidR="009C649E" w:rsidRDefault="00AB0F71" w14:paraId="286F4A0D" w14:textId="77777777">
            <w:pPr>
              <w:keepLines w:val="1"/>
              <w:spacing w:after="0" w:line="240" w:lineRule="auto"/>
            </w:pPr>
            <w:r w:rsidRPr="229D7926" w:rsidR="00AB0F71">
              <w:rPr>
                <w:lang w:val="es-ES"/>
              </w:rPr>
              <w:t>no_fake o fake_news en el corpus derivado; el nombre anterior solo identifica el baseline histórico.</w:t>
            </w:r>
          </w:p>
        </w:tc>
        <w:tc>
          <w:tcPr>
            <w:tcW w:w="3118" w:type="dxa"/>
            <w:tcMar/>
            <w:vAlign w:val="center"/>
          </w:tcPr>
          <w:p w:rsidR="009C649E" w:rsidRDefault="00AB0F71" w14:paraId="50789DC7" w14:textId="77777777">
            <w:pPr>
              <w:keepLines/>
              <w:spacing w:after="0" w:line="240" w:lineRule="auto"/>
            </w:pPr>
            <w:r>
              <w:t>Lectura humana y control de coherencia.</w:t>
            </w:r>
          </w:p>
        </w:tc>
      </w:tr>
      <w:tr w:rsidR="009C649E" w:rsidTr="229D7926" w14:paraId="59ACC559" w14:textId="77777777">
        <w:trPr>
          <w:cantSplit/>
          <w:jc w:val="center"/>
        </w:trPr>
        <w:tc>
          <w:tcPr>
            <w:tcW w:w="3515" w:type="dxa"/>
            <w:tcMar/>
            <w:vAlign w:val="center"/>
          </w:tcPr>
          <w:p w:rsidR="009C649E" w:rsidRDefault="00AB0F71" w14:paraId="2D49446E" w14:textId="77777777">
            <w:pPr>
              <w:keepLines w:val="1"/>
              <w:spacing w:after="0" w:line="240" w:lineRule="auto"/>
            </w:pPr>
            <w:r w:rsidRPr="229D7926" w:rsidR="00AB0F71">
              <w:rPr>
                <w:lang w:val="es-ES"/>
              </w:rPr>
              <w:t>source / dataset_name</w:t>
            </w:r>
          </w:p>
        </w:tc>
        <w:tc>
          <w:tcPr>
            <w:tcW w:w="2324" w:type="dxa"/>
            <w:tcMar/>
            <w:vAlign w:val="center"/>
          </w:tcPr>
          <w:p w:rsidR="009C649E" w:rsidRDefault="00AB0F71" w14:paraId="6ED2F6FE" w14:textId="77777777">
            <w:pPr>
              <w:keepLines/>
              <w:spacing w:after="0" w:line="240" w:lineRule="auto"/>
            </w:pPr>
            <w:r>
              <w:t>Fuente y colección integrada.</w:t>
            </w:r>
          </w:p>
        </w:tc>
        <w:tc>
          <w:tcPr>
            <w:tcW w:w="3118" w:type="dxa"/>
            <w:tcMar/>
            <w:vAlign w:val="center"/>
          </w:tcPr>
          <w:p w:rsidR="009C649E" w:rsidRDefault="00AB0F71" w14:paraId="2E5A4F9B" w14:textId="77777777">
            <w:pPr>
              <w:keepLines/>
              <w:spacing w:after="0" w:line="240" w:lineRule="auto"/>
            </w:pPr>
            <w:r>
              <w:t>Analizar procedencia y posible sesgo.</w:t>
            </w:r>
          </w:p>
        </w:tc>
      </w:tr>
      <w:tr w:rsidR="009C649E" w:rsidTr="229D7926" w14:paraId="432EFDDE" w14:textId="77777777">
        <w:trPr>
          <w:cantSplit/>
          <w:jc w:val="center"/>
        </w:trPr>
        <w:tc>
          <w:tcPr>
            <w:tcW w:w="3515" w:type="dxa"/>
            <w:tcMar/>
            <w:vAlign w:val="center"/>
          </w:tcPr>
          <w:p w:rsidR="009C649E" w:rsidRDefault="00AB0F71" w14:paraId="541BD194" w14:textId="77777777">
            <w:pPr>
              <w:keepLines w:val="1"/>
              <w:spacing w:after="0" w:line="240" w:lineRule="auto"/>
            </w:pPr>
            <w:r w:rsidRPr="229D7926" w:rsidR="00AB0F71">
              <w:rPr>
                <w:rFonts w:ascii="Consolas" w:hAnsi="Consolas"/>
                <w:lang w:val="es-ES"/>
              </w:rPr>
              <w:t>dataset_split</w:t>
            </w:r>
          </w:p>
        </w:tc>
        <w:tc>
          <w:tcPr>
            <w:tcW w:w="2324" w:type="dxa"/>
            <w:tcMar/>
            <w:vAlign w:val="center"/>
          </w:tcPr>
          <w:p w:rsidR="009C649E" w:rsidRDefault="00AB0F71" w14:paraId="4A440A55" w14:textId="77777777">
            <w:pPr>
              <w:keepLines w:val="1"/>
              <w:spacing w:after="0" w:line="240" w:lineRule="auto"/>
            </w:pPr>
            <w:r w:rsidRPr="229D7926" w:rsidR="00AB0F71">
              <w:rPr>
                <w:lang w:val="es-ES"/>
              </w:rPr>
              <w:t>full, train, valid o test según fuente.</w:t>
            </w:r>
          </w:p>
        </w:tc>
        <w:tc>
          <w:tcPr>
            <w:tcW w:w="3118" w:type="dxa"/>
            <w:tcMar/>
            <w:vAlign w:val="center"/>
          </w:tcPr>
          <w:p w:rsidR="009C649E" w:rsidRDefault="00AB0F71" w14:paraId="2F4D4A7A" w14:textId="77777777">
            <w:pPr>
              <w:keepLines/>
              <w:spacing w:after="0" w:line="240" w:lineRule="auto"/>
            </w:pPr>
            <w:r>
              <w:t>Conservar partición original cuando existe.</w:t>
            </w:r>
          </w:p>
        </w:tc>
      </w:tr>
      <w:tr w:rsidR="009C649E" w:rsidTr="229D7926" w14:paraId="293F680C" w14:textId="77777777">
        <w:trPr>
          <w:cantSplit/>
          <w:jc w:val="center"/>
        </w:trPr>
        <w:tc>
          <w:tcPr>
            <w:tcW w:w="3515" w:type="dxa"/>
            <w:tcMar/>
            <w:vAlign w:val="center"/>
          </w:tcPr>
          <w:p w:rsidR="009C649E" w:rsidRDefault="00AB0F71" w14:paraId="7CCDF56D" w14:textId="77777777">
            <w:pPr>
              <w:keepLines w:val="1"/>
              <w:spacing w:after="0" w:line="240" w:lineRule="auto"/>
            </w:pPr>
            <w:r w:rsidRPr="229D7926" w:rsidR="00AB0F71">
              <w:rPr>
                <w:rFonts w:ascii="Consolas" w:hAnsi="Consolas"/>
                <w:lang w:val="es-ES"/>
              </w:rPr>
              <w:t>original_label</w:t>
            </w:r>
          </w:p>
        </w:tc>
        <w:tc>
          <w:tcPr>
            <w:tcW w:w="2324" w:type="dxa"/>
            <w:tcMar/>
            <w:vAlign w:val="center"/>
          </w:tcPr>
          <w:p w:rsidR="009C649E" w:rsidRDefault="00AB0F71" w14:paraId="044D5741" w14:textId="77777777">
            <w:pPr>
              <w:keepLines w:val="1"/>
              <w:spacing w:after="0" w:line="240" w:lineRule="auto"/>
            </w:pPr>
            <w:r w:rsidRPr="229D7926" w:rsidR="00AB0F71">
              <w:rPr>
                <w:lang w:val="es-ES"/>
              </w:rPr>
              <w:t>Etiqueta antes de binarizar.</w:t>
            </w:r>
          </w:p>
        </w:tc>
        <w:tc>
          <w:tcPr>
            <w:tcW w:w="3118" w:type="dxa"/>
            <w:tcMar/>
            <w:vAlign w:val="center"/>
          </w:tcPr>
          <w:p w:rsidR="009C649E" w:rsidRDefault="00AB0F71" w14:paraId="26190772" w14:textId="77777777">
            <w:pPr>
              <w:keepLines/>
              <w:spacing w:after="0" w:line="240" w:lineRule="auto"/>
            </w:pPr>
            <w:r>
              <w:t>Auditar mapeos y exclusiones de LIAR.</w:t>
            </w:r>
          </w:p>
        </w:tc>
      </w:tr>
      <w:tr w:rsidR="009C649E" w:rsidTr="229D7926" w14:paraId="0D4AE191" w14:textId="77777777">
        <w:trPr>
          <w:cantSplit/>
          <w:jc w:val="center"/>
        </w:trPr>
        <w:tc>
          <w:tcPr>
            <w:tcW w:w="3515" w:type="dxa"/>
            <w:tcMar/>
            <w:vAlign w:val="center"/>
          </w:tcPr>
          <w:p w:rsidR="009C649E" w:rsidRDefault="00AB0F71" w14:paraId="008760B7" w14:textId="77777777">
            <w:pPr>
              <w:keepLines w:val="1"/>
              <w:spacing w:after="0" w:line="240" w:lineRule="auto"/>
            </w:pPr>
            <w:r w:rsidRPr="229D7926" w:rsidR="00AB0F71">
              <w:rPr>
                <w:lang w:val="es-ES"/>
              </w:rPr>
              <w:t>title y topic</w:t>
            </w:r>
          </w:p>
        </w:tc>
        <w:tc>
          <w:tcPr>
            <w:tcW w:w="2324" w:type="dxa"/>
            <w:tcMar/>
            <w:vAlign w:val="center"/>
          </w:tcPr>
          <w:p w:rsidR="009C649E" w:rsidRDefault="00AB0F71" w14:paraId="6496037A" w14:textId="77777777">
            <w:pPr>
              <w:keepLines/>
              <w:spacing w:after="0" w:line="240" w:lineRule="auto"/>
            </w:pPr>
            <w:r>
              <w:t>Título y categoría de origen cuando existen.</w:t>
            </w:r>
          </w:p>
        </w:tc>
        <w:tc>
          <w:tcPr>
            <w:tcW w:w="3118" w:type="dxa"/>
            <w:tcMar/>
            <w:vAlign w:val="center"/>
          </w:tcPr>
          <w:p w:rsidR="009C649E" w:rsidRDefault="00AB0F71" w14:paraId="6A104599" w14:textId="77777777">
            <w:pPr>
              <w:keepLines w:val="1"/>
              <w:spacing w:after="0" w:line="240" w:lineRule="auto"/>
            </w:pPr>
            <w:r w:rsidRPr="229D7926" w:rsidR="00AB0F71">
              <w:rPr>
                <w:lang w:val="es-ES"/>
              </w:rPr>
              <w:t>Reconstruir text y apoyar análisis descriptivos.</w:t>
            </w:r>
          </w:p>
        </w:tc>
      </w:tr>
      <w:tr w:rsidR="009C649E" w:rsidTr="229D7926" w14:paraId="23A915E4" w14:textId="77777777">
        <w:trPr>
          <w:cantSplit/>
          <w:jc w:val="center"/>
        </w:trPr>
        <w:tc>
          <w:tcPr>
            <w:tcW w:w="3515" w:type="dxa"/>
            <w:tcMar/>
            <w:vAlign w:val="center"/>
          </w:tcPr>
          <w:p w:rsidR="009C649E" w:rsidRDefault="00AB0F71" w14:paraId="0CBC2922" w14:textId="77777777">
            <w:pPr>
              <w:keepLines w:val="1"/>
              <w:spacing w:after="0" w:line="240" w:lineRule="auto"/>
            </w:pPr>
            <w:r w:rsidRPr="229D7926" w:rsidR="00AB0F71">
              <w:rPr>
                <w:rFonts w:ascii="Consolas" w:hAnsi="Consolas"/>
                <w:lang w:val="es-ES"/>
              </w:rPr>
              <w:t>duplicate_group</w:t>
            </w:r>
          </w:p>
        </w:tc>
        <w:tc>
          <w:tcPr>
            <w:tcW w:w="2324" w:type="dxa"/>
            <w:tcMar/>
            <w:vAlign w:val="center"/>
          </w:tcPr>
          <w:p w:rsidR="009C649E" w:rsidRDefault="00AB0F71" w14:paraId="2982AC55" w14:textId="77777777">
            <w:pPr>
              <w:keepLines/>
              <w:spacing w:after="0" w:line="240" w:lineRule="auto"/>
            </w:pPr>
            <w:r>
              <w:t>Identificador del componente de textos exactos o casi duplicados.</w:t>
            </w:r>
          </w:p>
        </w:tc>
        <w:tc>
          <w:tcPr>
            <w:tcW w:w="3118" w:type="dxa"/>
            <w:tcMar/>
            <w:vAlign w:val="center"/>
          </w:tcPr>
          <w:p w:rsidR="009C649E" w:rsidRDefault="00AB0F71" w14:paraId="151A0E73" w14:textId="77777777">
            <w:pPr>
              <w:keepLines w:val="1"/>
              <w:spacing w:after="0" w:line="240" w:lineRule="auto"/>
            </w:pPr>
            <w:r w:rsidRPr="229D7926" w:rsidR="00AB0F71">
              <w:rPr>
                <w:lang w:val="es-ES"/>
              </w:rPr>
              <w:t>Impedir que miembros de un grupo se distribuyan entre folds.</w:t>
            </w:r>
          </w:p>
        </w:tc>
      </w:tr>
      <w:tr w:rsidR="009C649E" w:rsidTr="229D7926" w14:paraId="5E8983D4" w14:textId="77777777">
        <w:trPr>
          <w:cantSplit/>
          <w:jc w:val="center"/>
        </w:trPr>
        <w:tc>
          <w:tcPr>
            <w:tcW w:w="3515" w:type="dxa"/>
            <w:tcMar/>
            <w:vAlign w:val="center"/>
          </w:tcPr>
          <w:p w:rsidR="009C649E" w:rsidRDefault="00AB0F71" w14:paraId="28B98394" w14:textId="77777777">
            <w:pPr>
              <w:keepLines w:val="1"/>
              <w:spacing w:after="0" w:line="240" w:lineRule="auto"/>
            </w:pPr>
            <w:r w:rsidRPr="229D7926" w:rsidR="00AB0F71">
              <w:rPr>
                <w:rFonts w:ascii="Consolas" w:hAnsi="Consolas"/>
                <w:lang w:val="es-ES"/>
              </w:rPr>
              <w:t>historical_label_name</w:t>
            </w:r>
          </w:p>
        </w:tc>
        <w:tc>
          <w:tcPr>
            <w:tcW w:w="2324" w:type="dxa"/>
            <w:tcMar/>
            <w:vAlign w:val="center"/>
          </w:tcPr>
          <w:p w:rsidR="009C649E" w:rsidRDefault="00AB0F71" w14:paraId="6FF97DA2" w14:textId="77777777">
            <w:pPr>
              <w:keepLines/>
              <w:spacing w:after="0" w:line="240" w:lineRule="auto"/>
            </w:pPr>
            <w:r>
              <w:t>Nombre de clase conservado del corpus anterior.</w:t>
            </w:r>
          </w:p>
        </w:tc>
        <w:tc>
          <w:tcPr>
            <w:tcW w:w="3118" w:type="dxa"/>
            <w:tcMar/>
            <w:vAlign w:val="center"/>
          </w:tcPr>
          <w:p w:rsidR="009C649E" w:rsidRDefault="00AB0F71" w14:paraId="5155AAE2" w14:textId="77777777">
            <w:pPr>
              <w:keepLines/>
              <w:spacing w:after="0" w:line="240" w:lineRule="auto"/>
            </w:pPr>
            <w:r>
              <w:t>Mantener trazabilidad sin reinterpretarlo como etiqueta actual.</w:t>
            </w:r>
          </w:p>
        </w:tc>
      </w:tr>
      <w:tr w:rsidR="009C649E" w:rsidTr="229D7926" w14:paraId="582FE028" w14:textId="77777777">
        <w:trPr>
          <w:cantSplit/>
          <w:jc w:val="center"/>
        </w:trPr>
        <w:tc>
          <w:tcPr>
            <w:tcW w:w="3515" w:type="dxa"/>
            <w:tcMar/>
            <w:vAlign w:val="center"/>
          </w:tcPr>
          <w:p w:rsidR="009C649E" w:rsidRDefault="00AB0F71" w14:paraId="5C935326" w14:textId="77777777">
            <w:pPr>
              <w:keepLines w:val="1"/>
              <w:spacing w:after="0" w:line="240" w:lineRule="auto"/>
            </w:pPr>
            <w:r w:rsidRPr="229D7926" w:rsidR="00AB0F71">
              <w:rPr>
                <w:rFonts w:ascii="Consolas" w:hAnsi="Consolas"/>
                <w:lang w:val="es-ES"/>
              </w:rPr>
              <w:t>group_sources</w:t>
            </w:r>
          </w:p>
        </w:tc>
        <w:tc>
          <w:tcPr>
            <w:tcW w:w="2324" w:type="dxa"/>
            <w:tcMar/>
            <w:vAlign w:val="center"/>
          </w:tcPr>
          <w:p w:rsidR="009C649E" w:rsidRDefault="00AB0F71" w14:paraId="1AE9D1AB" w14:textId="77777777">
            <w:pPr>
              <w:keepLines w:val="1"/>
              <w:spacing w:after="0" w:line="240" w:lineRule="auto"/>
            </w:pPr>
            <w:r w:rsidRPr="229D7926" w:rsidR="00AB0F71">
              <w:rPr>
                <w:lang w:val="es-ES"/>
              </w:rPr>
              <w:t>Procedencias agregadas de todos los originales del grupo.</w:t>
            </w:r>
          </w:p>
        </w:tc>
        <w:tc>
          <w:tcPr>
            <w:tcW w:w="3118" w:type="dxa"/>
            <w:tcMar/>
            <w:vAlign w:val="center"/>
          </w:tcPr>
          <w:p w:rsidR="009C649E" w:rsidRDefault="00AB0F71" w14:paraId="171D4013" w14:textId="77777777">
            <w:pPr>
              <w:keepLines/>
              <w:spacing w:after="0" w:line="240" w:lineRule="auto"/>
            </w:pPr>
            <w:r>
              <w:t>Excluir grupos mixtos de las transferencias entre fuentes.</w:t>
            </w:r>
          </w:p>
        </w:tc>
      </w:tr>
      <w:tr w:rsidR="009C649E" w:rsidTr="229D7926" w14:paraId="05134A4F" w14:textId="77777777">
        <w:trPr>
          <w:cantSplit/>
          <w:jc w:val="center"/>
        </w:trPr>
        <w:tc>
          <w:tcPr>
            <w:tcW w:w="3515" w:type="dxa"/>
            <w:tcMar/>
            <w:vAlign w:val="center"/>
          </w:tcPr>
          <w:p w:rsidR="009C649E" w:rsidRDefault="00AB0F71" w14:paraId="3FB754C5" w14:textId="77777777">
            <w:pPr>
              <w:keepNext w:val="1"/>
              <w:keepLines w:val="1"/>
              <w:spacing w:after="0" w:line="240" w:lineRule="auto"/>
            </w:pPr>
            <w:r w:rsidRPr="229D7926" w:rsidR="00AB0F71">
              <w:rPr>
                <w:rFonts w:ascii="Consolas" w:hAnsi="Consolas"/>
                <w:lang w:val="es-ES"/>
              </w:rPr>
              <w:t>is_cross_source_group</w:t>
            </w:r>
          </w:p>
        </w:tc>
        <w:tc>
          <w:tcPr>
            <w:tcW w:w="2324" w:type="dxa"/>
            <w:tcMar/>
            <w:vAlign w:val="center"/>
          </w:tcPr>
          <w:p w:rsidR="009C649E" w:rsidRDefault="00AB0F71" w14:paraId="773BD52A" w14:textId="77777777">
            <w:pPr>
              <w:keepNext/>
              <w:keepLines/>
              <w:spacing w:after="0" w:line="240" w:lineRule="auto"/>
            </w:pPr>
            <w:r>
              <w:t>Indicador de procedencia mixta del grupo.</w:t>
            </w:r>
          </w:p>
        </w:tc>
        <w:tc>
          <w:tcPr>
            <w:tcW w:w="3118" w:type="dxa"/>
            <w:tcMar/>
            <w:vAlign w:val="center"/>
          </w:tcPr>
          <w:p w:rsidR="009C649E" w:rsidRDefault="00AB0F71" w14:paraId="4D6DB706" w14:textId="77777777">
            <w:pPr>
              <w:keepNext/>
              <w:keepLines/>
              <w:spacing w:after="0" w:line="240" w:lineRule="auto"/>
            </w:pPr>
            <w:r>
              <w:t>Auditar el aislamiento entre entrenamiento y prueba por fuente.</w:t>
            </w:r>
          </w:p>
        </w:tc>
      </w:tr>
    </w:tbl>
    <w:p w:rsidR="009C649E" w:rsidP="229D7926" w:rsidRDefault="00AB0F71" w14:paraId="5016661B" w14:textId="77777777">
      <w:pPr>
        <w:keepLines w:val="1"/>
        <w:spacing w:after="120" w:line="360" w:lineRule="auto"/>
        <w:jc w:val="both"/>
      </w:pPr>
      <w:r w:rsidRPr="229D7926" w:rsidR="00AB0F71">
        <w:rPr>
          <w:i w:val="1"/>
          <w:iCs w:val="1"/>
        </w:rPr>
        <w:t>Nota.</w:t>
      </w:r>
      <w:r w:rsidR="00AB0F71">
        <w:rPr/>
        <w:t xml:space="preserve"> El esquema se cotejó con el encabezado del corpus derivado y con la auditoría por fila del run actual. Los campos opcionales conservan la ausencia de origen.</w:t>
      </w:r>
    </w:p>
    <w:p w:rsidR="009C649E" w:rsidRDefault="00AB0F71" w14:paraId="0657F680" w14:textId="77777777">
      <w:pPr>
        <w:keepLines/>
        <w:spacing w:after="120" w:line="360" w:lineRule="auto"/>
        <w:jc w:val="both"/>
      </w:pPr>
      <w:r>
        <w:t>El contrato de datos no depende de la posición física de una fila en un archivo CSV. La identidad de procedencia permite volver al registro de origen y reconstruir por qué una entrada fue conservada, fusionada o excluida. Un representante del corpus derivado puede sintetizar varios originales idénticos sin borrar sus fuentes; la auditoría por fila retiene el vínculo, mientras que el corpus de entrenamiento contiene representantes y las variantes cercanas permitidas por el protocolo. Así se separa la unidad contable de la entrada original de la unidad utilizada en la partición experimental.</w:t>
      </w:r>
    </w:p>
    <w:p w:rsidR="009E52A8" w:rsidP="3DBD6B24" w:rsidRDefault="00253CC9" w14:paraId="7798340F" w14:textId="77777777">
      <w:pPr>
        <w:pStyle w:val="Ttulo2"/>
        <w:spacing w:after="120" w:line="360" w:lineRule="auto"/>
      </w:pPr>
      <w:bookmarkStart w:name="_Toc243512150" w:id="303"/>
      <w:r>
        <w:t>3.7 Reproducibilidad y control de cambios</w:t>
      </w:r>
      <w:bookmarkEnd w:id="303"/>
    </w:p>
    <w:p w:rsidR="00A747DC" w:rsidRDefault="00253CC9" w14:paraId="2512200F" w14:textId="77777777">
      <w:pPr>
        <w:spacing w:after="120" w:line="360" w:lineRule="auto"/>
        <w:jc w:val="both"/>
      </w:pPr>
      <w:r w:rsidRPr="5A7E7510">
        <w:rPr>
          <w:lang w:val="es-ES"/>
        </w:rPr>
        <w:t>La reproducibilidad se ha implementado en tres niveles. El primer nivel es la configuración, donde los parámetros de entrenamiento viven en un fichero JSON, no dispersos en instrucciones manuales. El segundo nivel es el versionado de artefactos, donde cada run crea una carpeta propia y no sobrescribe resultados anteriores. El tercer nivel es la validación automática, donde el pipeline no confía en que el conjunto de datos esté bien formado, sino que lo comprueba antes de entrenar.</w:t>
      </w:r>
    </w:p>
    <w:p w:rsidR="00A747DC" w:rsidRDefault="00253CC9" w14:paraId="4364959F" w14:textId="77777777">
      <w:pPr>
        <w:spacing w:after="120" w:line="360" w:lineRule="auto"/>
        <w:jc w:val="both"/>
      </w:pPr>
      <w:r w:rsidRPr="229D7926" w:rsidR="00253CC9">
        <w:rPr>
          <w:lang w:val="es-ES"/>
        </w:rPr>
        <w:t xml:space="preserve">La partición actual se genera mediante StratifiedGroupKFold con cinco </w:t>
      </w:r>
      <w:r w:rsidRPr="229D7926" w:rsidR="00253CC9">
        <w:rPr>
          <w:i w:val="1"/>
          <w:iCs w:val="1"/>
          <w:lang w:val="es-ES"/>
        </w:rPr>
        <w:t>folds</w:t>
      </w:r>
      <w:r w:rsidRPr="229D7926" w:rsidR="00253CC9">
        <w:rPr>
          <w:lang w:val="es-ES"/>
        </w:rPr>
        <w:t xml:space="preserve">, </w:t>
      </w:r>
      <w:r w:rsidRPr="229D7926" w:rsidR="00253CC9">
        <w:rPr>
          <w:rFonts w:ascii="Consolas" w:hAnsi="Consolas" w:eastAsia="Consolas" w:cs="Consolas"/>
          <w:lang w:val="es-ES"/>
        </w:rPr>
        <w:t>shuffle</w:t>
      </w:r>
      <w:r w:rsidRPr="229D7926" w:rsidR="00253CC9">
        <w:rPr>
          <w:lang w:val="es-ES"/>
        </w:rPr>
        <w:t xml:space="preserve"> y </w:t>
      </w:r>
      <w:r w:rsidRPr="229D7926" w:rsidR="00253CC9">
        <w:rPr>
          <w:rFonts w:ascii="Consolas" w:hAnsi="Consolas" w:eastAsia="Consolas" w:cs="Consolas"/>
          <w:lang w:val="es-ES"/>
        </w:rPr>
        <w:t>random_state</w:t>
      </w:r>
      <w:r w:rsidRPr="229D7926" w:rsidR="00253CC9">
        <w:rPr>
          <w:lang w:val="es-ES"/>
        </w:rPr>
        <w:t xml:space="preserve"> = 42. Cada componente de duplicados permanece en un único </w:t>
      </w:r>
      <w:r w:rsidRPr="229D7926" w:rsidR="00253CC9">
        <w:rPr>
          <w:i w:val="1"/>
          <w:iCs w:val="1"/>
          <w:lang w:val="es-ES"/>
        </w:rPr>
        <w:t>fold</w:t>
      </w:r>
      <w:r w:rsidRPr="229D7926" w:rsidR="00253CC9">
        <w:rPr>
          <w:lang w:val="es-ES"/>
        </w:rPr>
        <w:t xml:space="preserve">, y ambos clasificadores reciben exactamente las mismas asignaciones. El vocabulario TF-IDF y los pesos se ajustan exclusivamente con la fracción de entrenamiento de cada </w:t>
      </w:r>
      <w:r w:rsidRPr="229D7926" w:rsidR="00253CC9">
        <w:rPr>
          <w:i w:val="1"/>
          <w:iCs w:val="1"/>
          <w:lang w:val="es-ES"/>
        </w:rPr>
        <w:t>fold</w:t>
      </w:r>
      <w:r w:rsidRPr="229D7926" w:rsidR="00253CC9">
        <w:rPr>
          <w:lang w:val="es-ES"/>
        </w:rPr>
        <w:t xml:space="preserve">; el </w:t>
      </w:r>
      <w:r w:rsidRPr="229D7926" w:rsidR="00253CC9">
        <w:rPr>
          <w:i w:val="1"/>
          <w:iCs w:val="1"/>
          <w:lang w:val="es-ES"/>
        </w:rPr>
        <w:t>fold</w:t>
      </w:r>
      <w:r w:rsidRPr="229D7926" w:rsidR="00253CC9">
        <w:rPr>
          <w:lang w:val="es-ES"/>
        </w:rPr>
        <w:t xml:space="preserve"> reservado produce las predicciones fuera de entrenamiento. Esta estrategia reduce una forma conocida de fuga por repetición, pero no sustituye una validación independiente en nuevos dominios.</w:t>
      </w:r>
    </w:p>
    <w:p w:rsidR="00A747DC" w:rsidRDefault="00253CC9" w14:paraId="04CCDB1E" w14:textId="77777777">
      <w:pPr>
        <w:spacing w:after="120" w:line="360" w:lineRule="auto"/>
        <w:jc w:val="both"/>
      </w:pPr>
      <w:r w:rsidRPr="229D7926" w:rsidR="00253CC9">
        <w:rPr>
          <w:lang w:val="es-ES"/>
        </w:rPr>
        <w:t xml:space="preserve">Las huellas SHA-256 identifican los bytes de la fuente, la configuración, el código del ejecutor y el corpus derivado. El manifiesto registra además las versiones de Python, NumPy, pandas y scikit-learn, los tamaños de cada </w:t>
      </w:r>
      <w:r w:rsidRPr="229D7926" w:rsidR="00253CC9">
        <w:rPr>
          <w:i w:val="1"/>
          <w:iCs w:val="1"/>
          <w:lang w:val="es-ES"/>
        </w:rPr>
        <w:t>fold</w:t>
      </w:r>
      <w:r w:rsidRPr="229D7926" w:rsidR="00253CC9">
        <w:rPr>
          <w:lang w:val="es-ES"/>
        </w:rPr>
        <w:t xml:space="preserve">, la duración, las iteraciones, los avisos y las rutas de los artefactos. Reanudar una ejecución solo es válido si coinciden las identidades verificadas y se reutilizan etapas completadas; no se sobrescriben los resultados del </w:t>
      </w:r>
      <w:r w:rsidRPr="229D7926" w:rsidR="00253CC9">
        <w:rPr>
          <w:i w:val="1"/>
          <w:iCs w:val="1"/>
          <w:lang w:val="es-ES"/>
        </w:rPr>
        <w:t>baseline</w:t>
      </w:r>
      <w:r w:rsidRPr="229D7926" w:rsidR="00253CC9">
        <w:rPr>
          <w:lang w:val="es-ES"/>
        </w:rPr>
        <w:t xml:space="preserve"> histórico.</w:t>
      </w:r>
    </w:p>
    <w:p w:rsidR="00A747DC" w:rsidP="3DBD6B24" w:rsidRDefault="00253CC9" w14:paraId="41FEC605" w14:textId="77777777">
      <w:pPr>
        <w:spacing w:after="120" w:line="360" w:lineRule="auto"/>
        <w:jc w:val="both"/>
        <w:rPr>
          <w:lang w:val="es-ES"/>
        </w:rPr>
      </w:pPr>
      <w:r>
        <w:t>Las tablas principales distinguen los artefactos del run de robustez —</w:t>
      </w:r>
      <w:r>
        <w:rPr>
          <w:rFonts w:ascii="Consolas" w:hAnsi="Consolas" w:eastAsia="Consolas" w:cs="Consolas"/>
        </w:rPr>
        <w:t>robustness_</w:t>
      </w:r>
      <w:proofErr w:type="gramStart"/>
      <w:r>
        <w:rPr>
          <w:rFonts w:ascii="Consolas" w:hAnsi="Consolas" w:eastAsia="Consolas" w:cs="Consolas"/>
        </w:rPr>
        <w:t>manifest.json</w:t>
      </w:r>
      <w:proofErr w:type="gramEnd"/>
      <w:r>
        <w:t xml:space="preserve">, </w:t>
      </w:r>
      <w:r>
        <w:rPr>
          <w:rFonts w:ascii="Consolas" w:hAnsi="Consolas" w:eastAsia="Consolas" w:cs="Consolas"/>
        </w:rPr>
        <w:t>exclusion_audit.csv</w:t>
      </w:r>
      <w:r>
        <w:t xml:space="preserve">, </w:t>
      </w:r>
      <w:r>
        <w:rPr>
          <w:rFonts w:ascii="Consolas" w:hAnsi="Consolas" w:eastAsia="Consolas" w:cs="Consolas"/>
        </w:rPr>
        <w:t>fold_assignments.csv</w:t>
      </w:r>
      <w:r>
        <w:t xml:space="preserve">, predicciones y métricas por </w:t>
      </w:r>
      <w:r>
        <w:rPr>
          <w:i/>
          <w:iCs/>
        </w:rPr>
        <w:t>fold</w:t>
      </w:r>
      <w:r>
        <w:t xml:space="preserve"> y transferencia— de los ficheros del </w:t>
      </w:r>
      <w:r>
        <w:rPr>
          <w:i/>
          <w:iCs/>
        </w:rPr>
        <w:t>baseline</w:t>
      </w:r>
      <w:r>
        <w:t xml:space="preserve"> histórico, como </w:t>
      </w:r>
      <w:r>
        <w:rPr>
          <w:rFonts w:ascii="Consolas" w:hAnsi="Consolas" w:eastAsia="Consolas" w:cs="Consolas"/>
        </w:rPr>
        <w:t>training_</w:t>
      </w:r>
      <w:proofErr w:type="gramStart"/>
      <w:r>
        <w:rPr>
          <w:rFonts w:ascii="Consolas" w:hAnsi="Consolas" w:eastAsia="Consolas" w:cs="Consolas"/>
        </w:rPr>
        <w:t>manifest.json</w:t>
      </w:r>
      <w:proofErr w:type="gramEnd"/>
      <w:r>
        <w:t xml:space="preserve"> y </w:t>
      </w:r>
      <w:r>
        <w:rPr>
          <w:rFonts w:ascii="Consolas" w:hAnsi="Consolas" w:eastAsia="Consolas" w:cs="Consolas"/>
        </w:rPr>
        <w:t>linear_model_</w:t>
      </w:r>
      <w:proofErr w:type="gramStart"/>
      <w:r>
        <w:rPr>
          <w:rFonts w:ascii="Consolas" w:hAnsi="Consolas" w:eastAsia="Consolas" w:cs="Consolas"/>
        </w:rPr>
        <w:t>terms.json</w:t>
      </w:r>
      <w:proofErr w:type="gramEnd"/>
      <w:r>
        <w:t>. Esta distinción permite rastrear cada cifra hasta su ejecución y evita combinar resultados de protocolos diferentes.</w:t>
      </w:r>
    </w:p>
    <w:p w:rsidR="00A553D6" w:rsidRDefault="00F5493C" w14:paraId="65FF8987" w14:textId="77777777">
      <w:pPr>
        <w:spacing w:after="120" w:line="360" w:lineRule="auto"/>
        <w:jc w:val="both"/>
      </w:pPr>
      <w:r>
        <w:t>La trazabilidad relaciona cada conclusión con un identificador de ejecución, una huella de entrada y una partición. El nuevo run se denomina robustness-1a94400d502b149f; el SHA-256 de la fuente original es cfaf1b39c0260008e9328950649c9b83de2a9eadb478f631fb9cbc68d1b0a6b1 y el del corpus derivado es 184c707840a4bcff72dbef5e75e179152b630395c5f63f072db969bc1e79ea4e. Las salidas históricas mantienen sus propios manifiestos y no se mezclan con esta ejecución.</w:t>
      </w:r>
    </w:p>
    <w:p w:rsidR="00A553D6" w:rsidRDefault="00F5493C" w14:paraId="174BE679" w14:textId="77777777">
      <w:pPr>
        <w:spacing w:after="120" w:line="360" w:lineRule="auto"/>
        <w:jc w:val="both"/>
      </w:pPr>
      <w:r w:rsidRPr="229D7926" w:rsidR="00F5493C">
        <w:rPr>
          <w:lang w:val="es-ES"/>
        </w:rPr>
        <w:t xml:space="preserve">El control de cambios se aplica igualmente a las decisiones negativas. La exclusión de archive3, de las clases intermedias de LIAR y de mensajes de Telegram sin anotación forma parte de la </w:t>
      </w:r>
      <w:r w:rsidRPr="229D7926" w:rsidR="00F5493C">
        <w:rPr>
          <w:lang w:val="es-ES"/>
        </w:rPr>
        <w:t xml:space="preserve">definición experimental. Si cambian fuentes, reglas de construcción o dominio, se deberá conservar la configuración anterior y documentar una nueva evaluación, sin presentar el resultado como continuidad idéntica del </w:t>
      </w:r>
      <w:r w:rsidRPr="229D7926" w:rsidR="00F5493C">
        <w:rPr>
          <w:i w:val="1"/>
          <w:iCs w:val="1"/>
          <w:lang w:val="es-ES"/>
        </w:rPr>
        <w:t>baseline</w:t>
      </w:r>
      <w:r w:rsidRPr="229D7926" w:rsidR="00F5493C">
        <w:rPr>
          <w:lang w:val="es-ES"/>
        </w:rPr>
        <w:t xml:space="preserve"> de referencia.</w:t>
      </w:r>
    </w:p>
    <w:p w:rsidRPr="002B5AC7" w:rsidR="002B5AC7" w:rsidP="002B5AC7" w:rsidRDefault="002B5AC7" w14:paraId="55D56F0C" w14:textId="77777777">
      <w:pPr>
        <w:pStyle w:val="Ttulo2"/>
        <w:spacing w:after="120" w:line="360" w:lineRule="auto"/>
      </w:pPr>
      <w:bookmarkStart w:name="_Toc243512151" w:id="304"/>
      <w:r w:rsidRPr="002B5AC7">
        <w:t>3.8 Decisiones de diseño y justificación técnica</w:t>
      </w:r>
      <w:bookmarkEnd w:id="304"/>
    </w:p>
    <w:p w:rsidRPr="002B5AC7" w:rsidR="002B5AC7" w:rsidP="002B5AC7" w:rsidRDefault="002B5AC7" w14:paraId="7811F6F3" w14:textId="77777777">
      <w:pPr>
        <w:spacing w:after="120" w:line="360" w:lineRule="auto"/>
        <w:jc w:val="both"/>
        <w:rPr>
          <w:lang w:val="es-ES"/>
        </w:rPr>
      </w:pPr>
      <w:r>
        <w:t>La Tabla 6 resume las decisiones que definen el protocolo y sus cautelas. Los parámetros, artefactos y resultados de la ejecución actual se documentan en los capítulos 4 y 5; el Apéndice A conserva exclusivamente la referencia histórica.</w:t>
      </w:r>
    </w:p>
    <w:p w:rsidR="003F7554" w:rsidRDefault="00053EC9" w14:paraId="643BAF14" w14:textId="77777777">
      <w:pPr>
        <w:keepNext/>
        <w:keepLines/>
        <w:spacing w:after="0" w:line="360" w:lineRule="auto"/>
      </w:pPr>
      <w:r>
        <w:rPr>
          <w:b/>
        </w:rPr>
        <w:t>Tabla 6</w:t>
      </w:r>
    </w:p>
    <w:p w:rsidR="003F7554" w:rsidRDefault="00053EC9" w14:paraId="60B87432" w14:textId="77777777">
      <w:pPr>
        <w:keepNext/>
        <w:keepLines/>
        <w:spacing w:after="120" w:line="360" w:lineRule="auto"/>
      </w:pPr>
      <w:r>
        <w:rPr>
          <w:i/>
        </w:rPr>
        <w:t>Decisiones de diseño y cautelas metodológicas</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3F7554" w:rsidTr="229D7926" w14:paraId="2F1E4998" w14:textId="77777777">
        <w:trPr>
          <w:cantSplit/>
          <w:tblHeader/>
          <w:jc w:val="center"/>
        </w:trPr>
        <w:tc>
          <w:tcPr>
            <w:tcW w:w="2015" w:type="dxa"/>
            <w:tcBorders>
              <w:bottom w:val="single" w:color="000000" w:themeColor="text1" w:sz="4" w:space="0"/>
            </w:tcBorders>
            <w:tcMar/>
            <w:vAlign w:val="center"/>
          </w:tcPr>
          <w:p w:rsidR="003F7554" w:rsidRDefault="00053EC9" w14:paraId="1F4E8B84" w14:textId="77777777">
            <w:pPr>
              <w:keepNext/>
              <w:keepLines/>
              <w:spacing w:after="0" w:line="240" w:lineRule="auto"/>
              <w:jc w:val="center"/>
            </w:pPr>
            <w:r>
              <w:rPr>
                <w:b/>
              </w:rPr>
              <w:t>Decisión</w:t>
            </w:r>
          </w:p>
        </w:tc>
        <w:tc>
          <w:tcPr>
            <w:tcW w:w="3247" w:type="dxa"/>
            <w:tcBorders>
              <w:bottom w:val="single" w:color="000000" w:themeColor="text1" w:sz="4" w:space="0"/>
            </w:tcBorders>
            <w:tcMar/>
            <w:vAlign w:val="center"/>
          </w:tcPr>
          <w:p w:rsidR="003F7554" w:rsidRDefault="00053EC9" w14:paraId="234B0944" w14:textId="77777777">
            <w:pPr>
              <w:keepNext/>
              <w:keepLines/>
              <w:spacing w:after="0" w:line="240" w:lineRule="auto"/>
              <w:jc w:val="center"/>
            </w:pPr>
            <w:r>
              <w:rPr>
                <w:b/>
              </w:rPr>
              <w:t>Justificación principal</w:t>
            </w:r>
          </w:p>
        </w:tc>
        <w:tc>
          <w:tcPr>
            <w:tcW w:w="3695" w:type="dxa"/>
            <w:tcBorders>
              <w:bottom w:val="single" w:color="000000" w:themeColor="text1" w:sz="4" w:space="0"/>
            </w:tcBorders>
            <w:tcMar/>
            <w:vAlign w:val="center"/>
          </w:tcPr>
          <w:p w:rsidR="003F7554" w:rsidRDefault="00053EC9" w14:paraId="10AF4608" w14:textId="77777777">
            <w:pPr>
              <w:keepNext/>
              <w:keepLines/>
              <w:spacing w:after="0" w:line="240" w:lineRule="auto"/>
              <w:jc w:val="center"/>
            </w:pPr>
            <w:r>
              <w:rPr>
                <w:b/>
              </w:rPr>
              <w:t>Limitación o cautela</w:t>
            </w:r>
          </w:p>
        </w:tc>
      </w:tr>
      <w:tr w:rsidR="003F7554" w:rsidTr="229D7926" w14:paraId="7ED17B91" w14:textId="77777777">
        <w:trPr>
          <w:cantSplit/>
          <w:jc w:val="center"/>
        </w:trPr>
        <w:tc>
          <w:tcPr>
            <w:tcW w:w="2015" w:type="dxa"/>
            <w:tcMar/>
            <w:vAlign w:val="center"/>
          </w:tcPr>
          <w:p w:rsidR="003F7554" w:rsidRDefault="00053EC9" w14:paraId="37FA17E6" w14:textId="77777777">
            <w:pPr>
              <w:keepNext/>
              <w:keepLines/>
              <w:spacing w:after="0" w:line="240" w:lineRule="auto"/>
            </w:pPr>
            <w:r>
              <w:t>Construir un corpus de dos fuentes</w:t>
            </w:r>
          </w:p>
        </w:tc>
        <w:tc>
          <w:tcPr>
            <w:tcW w:w="3247" w:type="dxa"/>
            <w:tcMar/>
            <w:vAlign w:val="center"/>
          </w:tcPr>
          <w:p w:rsidR="003F7554" w:rsidRDefault="00053EC9" w14:paraId="10739791" w14:textId="77777777">
            <w:pPr>
              <w:keepNext/>
              <w:keepLines/>
              <w:spacing w:after="0" w:line="240" w:lineRule="auto"/>
            </w:pPr>
            <w:r>
              <w:t>Permite contrastar documentos largos de archive2 con declaraciones breves de LIAR.</w:t>
            </w:r>
          </w:p>
        </w:tc>
        <w:tc>
          <w:tcPr>
            <w:tcW w:w="3695" w:type="dxa"/>
            <w:tcMar/>
            <w:vAlign w:val="center"/>
          </w:tcPr>
          <w:p w:rsidR="003F7554" w:rsidRDefault="00053EC9" w14:paraId="3D8A5451" w14:textId="77777777">
            <w:pPr>
              <w:keepNext/>
              <w:keepLines/>
              <w:spacing w:after="0" w:line="240" w:lineRule="auto"/>
            </w:pPr>
            <w:r>
              <w:t>Las etiquetas, formatos y estilos de origen no son equivalentes.</w:t>
            </w:r>
          </w:p>
        </w:tc>
      </w:tr>
      <w:tr w:rsidR="003F7554" w:rsidTr="229D7926" w14:paraId="03AE16F5" w14:textId="77777777">
        <w:trPr>
          <w:cantSplit/>
          <w:jc w:val="center"/>
        </w:trPr>
        <w:tc>
          <w:tcPr>
            <w:tcW w:w="2015" w:type="dxa"/>
            <w:tcMar/>
            <w:vAlign w:val="center"/>
          </w:tcPr>
          <w:p w:rsidR="003F7554" w:rsidRDefault="00053EC9" w14:paraId="457E6934" w14:textId="77777777">
            <w:pPr>
              <w:keepNext/>
              <w:keepLines/>
              <w:spacing w:after="0" w:line="240" w:lineRule="auto"/>
            </w:pPr>
            <w:r>
              <w:t>Auditar duplicados antes de dividir</w:t>
            </w:r>
          </w:p>
        </w:tc>
        <w:tc>
          <w:tcPr>
            <w:tcW w:w="3247" w:type="dxa"/>
            <w:tcMar/>
            <w:vAlign w:val="center"/>
          </w:tcPr>
          <w:p w:rsidR="003F7554" w:rsidRDefault="00053EC9" w14:paraId="1D96CFBA" w14:textId="77777777">
            <w:pPr>
              <w:keepNext w:val="1"/>
              <w:keepLines w:val="1"/>
              <w:spacing w:after="0" w:line="240" w:lineRule="auto"/>
            </w:pPr>
            <w:r w:rsidRPr="229D7926" w:rsidR="00053EC9">
              <w:rPr>
                <w:lang w:val="es-ES"/>
              </w:rPr>
              <w:t>Reduce la posibilidad de que repeticiones exactas o casi duplicadas aparezcan en folds distintos.</w:t>
            </w:r>
          </w:p>
        </w:tc>
        <w:tc>
          <w:tcPr>
            <w:tcW w:w="3695" w:type="dxa"/>
            <w:tcMar/>
            <w:vAlign w:val="center"/>
          </w:tcPr>
          <w:p w:rsidR="003F7554" w:rsidRDefault="00053EC9" w14:paraId="3DABD243" w14:textId="77777777">
            <w:pPr>
              <w:keepNext w:val="1"/>
              <w:keepLines w:val="1"/>
              <w:spacing w:after="0" w:line="240" w:lineRule="auto"/>
            </w:pPr>
            <w:r w:rsidRPr="229D7926" w:rsidR="00053EC9">
              <w:rPr>
                <w:lang w:val="es-ES"/>
              </w:rPr>
              <w:t>MinHash LSH aproxima candidatos y puede omitir paráfrasis.</w:t>
            </w:r>
          </w:p>
        </w:tc>
      </w:tr>
      <w:tr w:rsidR="003F7554" w:rsidTr="229D7926" w14:paraId="5C17B7DD" w14:textId="77777777">
        <w:trPr>
          <w:cantSplit/>
          <w:jc w:val="center"/>
        </w:trPr>
        <w:tc>
          <w:tcPr>
            <w:tcW w:w="2015" w:type="dxa"/>
            <w:tcMar/>
            <w:vAlign w:val="center"/>
          </w:tcPr>
          <w:p w:rsidR="003F7554" w:rsidRDefault="00053EC9" w14:paraId="48B35479" w14:textId="77777777">
            <w:pPr>
              <w:keepLines w:val="1"/>
              <w:spacing w:after="0" w:line="240" w:lineRule="auto"/>
            </w:pPr>
            <w:r w:rsidRPr="229D7926" w:rsidR="00053EC9">
              <w:rPr>
                <w:lang w:val="es-ES"/>
              </w:rPr>
              <w:t>Mantener grupos en un solo fold</w:t>
            </w:r>
          </w:p>
        </w:tc>
        <w:tc>
          <w:tcPr>
            <w:tcW w:w="3247" w:type="dxa"/>
            <w:tcMar/>
            <w:vAlign w:val="center"/>
          </w:tcPr>
          <w:p w:rsidR="003F7554" w:rsidRDefault="00053EC9" w14:paraId="22BC8AE3" w14:textId="77777777">
            <w:pPr>
              <w:keepLines/>
              <w:spacing w:after="0" w:line="240" w:lineRule="auto"/>
            </w:pPr>
            <w:r>
              <w:t>Evita repartir miembros de un componente de duplicados entre entrenamiento y evaluación.</w:t>
            </w:r>
          </w:p>
        </w:tc>
        <w:tc>
          <w:tcPr>
            <w:tcW w:w="3695" w:type="dxa"/>
            <w:tcMar/>
            <w:vAlign w:val="center"/>
          </w:tcPr>
          <w:p w:rsidR="003F7554" w:rsidRDefault="00053EC9" w14:paraId="3628F3A4" w14:textId="77777777">
            <w:pPr>
              <w:keepLines/>
              <w:spacing w:after="0" w:line="240" w:lineRule="auto"/>
            </w:pPr>
            <w:r>
              <w:t>La validación sigue circunscrita a dos fuentes públicas.</w:t>
            </w:r>
          </w:p>
        </w:tc>
      </w:tr>
      <w:tr w:rsidR="003F7554" w:rsidTr="229D7926" w14:paraId="550C5A07" w14:textId="77777777">
        <w:trPr>
          <w:cantSplit/>
          <w:jc w:val="center"/>
        </w:trPr>
        <w:tc>
          <w:tcPr>
            <w:tcW w:w="2015" w:type="dxa"/>
            <w:tcMar/>
            <w:vAlign w:val="center"/>
          </w:tcPr>
          <w:p w:rsidR="003F7554" w:rsidRDefault="00053EC9" w14:paraId="14F57899" w14:textId="77777777">
            <w:pPr>
              <w:keepLines/>
              <w:spacing w:after="0" w:line="240" w:lineRule="auto"/>
            </w:pPr>
            <w:r>
              <w:t>Representar texto con TF-IDF</w:t>
            </w:r>
          </w:p>
        </w:tc>
        <w:tc>
          <w:tcPr>
            <w:tcW w:w="3247" w:type="dxa"/>
            <w:tcMar/>
            <w:vAlign w:val="center"/>
          </w:tcPr>
          <w:p w:rsidR="003F7554" w:rsidRDefault="00053EC9" w14:paraId="28203ADC" w14:textId="77777777">
            <w:pPr>
              <w:keepLines/>
              <w:spacing w:after="0" w:line="240" w:lineRule="auto"/>
            </w:pPr>
            <w:r>
              <w:t>Establece una línea base ligera y permite inspeccionar términos asociados.</w:t>
            </w:r>
          </w:p>
        </w:tc>
        <w:tc>
          <w:tcPr>
            <w:tcW w:w="3695" w:type="dxa"/>
            <w:tcMar/>
            <w:vAlign w:val="center"/>
          </w:tcPr>
          <w:p w:rsidR="003F7554" w:rsidRDefault="00053EC9" w14:paraId="777EC304" w14:textId="77777777">
            <w:pPr>
              <w:keepLines/>
              <w:spacing w:after="0" w:line="240" w:lineRule="auto"/>
            </w:pPr>
            <w:r>
              <w:t>No modela comprensión factual, contexto social ni multimodalidad.</w:t>
            </w:r>
          </w:p>
        </w:tc>
      </w:tr>
      <w:tr w:rsidR="003F7554" w:rsidTr="229D7926" w14:paraId="6B5E1E9E" w14:textId="77777777">
        <w:trPr>
          <w:cantSplit/>
          <w:jc w:val="center"/>
        </w:trPr>
        <w:tc>
          <w:tcPr>
            <w:tcW w:w="2015" w:type="dxa"/>
            <w:tcMar/>
            <w:vAlign w:val="center"/>
          </w:tcPr>
          <w:p w:rsidR="003F7554" w:rsidRDefault="00053EC9" w14:paraId="55E695D5" w14:textId="77777777">
            <w:pPr>
              <w:keepLines/>
              <w:spacing w:after="0" w:line="240" w:lineRule="auto"/>
            </w:pPr>
            <w:r>
              <w:t>Comparar dos modelos lineales</w:t>
            </w:r>
          </w:p>
        </w:tc>
        <w:tc>
          <w:tcPr>
            <w:tcW w:w="3247" w:type="dxa"/>
            <w:tcMar/>
            <w:vAlign w:val="center"/>
          </w:tcPr>
          <w:p w:rsidR="003F7554" w:rsidRDefault="00053EC9" w14:paraId="0A0EFDAD" w14:textId="77777777">
            <w:pPr>
              <w:keepLines/>
              <w:spacing w:after="0" w:line="240" w:lineRule="auto"/>
            </w:pPr>
            <w:r>
              <w:t>Aísla diferencias entre candidatos bajo la misma representación y particiones.</w:t>
            </w:r>
          </w:p>
        </w:tc>
        <w:tc>
          <w:tcPr>
            <w:tcW w:w="3695" w:type="dxa"/>
            <w:tcMar/>
            <w:vAlign w:val="center"/>
          </w:tcPr>
          <w:p w:rsidR="003F7554" w:rsidRDefault="00053EC9" w14:paraId="7C267B89" w14:textId="77777777">
            <w:pPr>
              <w:keepLines/>
              <w:spacing w:after="0" w:line="240" w:lineRule="auto"/>
            </w:pPr>
            <w:r>
              <w:t>La selección es una comparación interna, no una estimación externa posterior.</w:t>
            </w:r>
          </w:p>
        </w:tc>
      </w:tr>
      <w:tr w:rsidR="003F7554" w:rsidTr="229D7926" w14:paraId="6EAAFE5A" w14:textId="77777777">
        <w:trPr>
          <w:cantSplit/>
          <w:jc w:val="center"/>
        </w:trPr>
        <w:tc>
          <w:tcPr>
            <w:tcW w:w="2015" w:type="dxa"/>
            <w:tcMar/>
            <w:vAlign w:val="center"/>
          </w:tcPr>
          <w:p w:rsidR="003F7554" w:rsidRDefault="00053EC9" w14:paraId="14C98A50" w14:textId="77777777">
            <w:pPr>
              <w:keepLines/>
              <w:spacing w:after="0" w:line="240" w:lineRule="auto"/>
            </w:pPr>
            <w:r>
              <w:t>Fijar los umbrales antes de la evaluación</w:t>
            </w:r>
          </w:p>
        </w:tc>
        <w:tc>
          <w:tcPr>
            <w:tcW w:w="3247" w:type="dxa"/>
            <w:tcMar/>
            <w:vAlign w:val="center"/>
          </w:tcPr>
          <w:p w:rsidR="003F7554" w:rsidRDefault="00053EC9" w14:paraId="12CBDCBB" w14:textId="77777777">
            <w:pPr>
              <w:keepLines w:val="1"/>
              <w:spacing w:after="0" w:line="240" w:lineRule="auto"/>
            </w:pPr>
            <w:r w:rsidRPr="229D7926" w:rsidR="00053EC9">
              <w:rPr>
                <w:lang w:val="es-ES"/>
              </w:rPr>
              <w:t>Mantiene la política configurada y evita optimizar sobre los folds observados.</w:t>
            </w:r>
          </w:p>
        </w:tc>
        <w:tc>
          <w:tcPr>
            <w:tcW w:w="3695" w:type="dxa"/>
            <w:tcMar/>
            <w:vAlign w:val="center"/>
          </w:tcPr>
          <w:p w:rsidR="003F7554" w:rsidRDefault="00053EC9" w14:paraId="31DFB838" w14:textId="77777777">
            <w:pPr>
              <w:keepLines/>
              <w:spacing w:after="0" w:line="240" w:lineRule="auto"/>
            </w:pPr>
            <w:r>
              <w:t>Los valores 0,60 y 0,30 no son universales ni calibrados de igual forma.</w:t>
            </w:r>
          </w:p>
        </w:tc>
      </w:tr>
      <w:tr w:rsidR="003F7554" w:rsidTr="229D7926" w14:paraId="5982CCBA" w14:textId="77777777">
        <w:trPr>
          <w:cantSplit/>
          <w:jc w:val="center"/>
        </w:trPr>
        <w:tc>
          <w:tcPr>
            <w:tcW w:w="2015" w:type="dxa"/>
            <w:tcMar/>
            <w:vAlign w:val="center"/>
          </w:tcPr>
          <w:p w:rsidR="003F7554" w:rsidRDefault="00053EC9" w14:paraId="30ECC3DF" w14:textId="77777777">
            <w:pPr>
              <w:keepLines/>
              <w:spacing w:after="0" w:line="240" w:lineRule="auto"/>
            </w:pPr>
            <w:r>
              <w:t>Medir transferencia en ambas direcciones</w:t>
            </w:r>
          </w:p>
        </w:tc>
        <w:tc>
          <w:tcPr>
            <w:tcW w:w="3247" w:type="dxa"/>
            <w:tcMar/>
            <w:vAlign w:val="center"/>
          </w:tcPr>
          <w:p w:rsidR="003F7554" w:rsidRDefault="00053EC9" w14:paraId="0623218D" w14:textId="77777777">
            <w:pPr>
              <w:keepLines/>
              <w:spacing w:after="0" w:line="240" w:lineRule="auto"/>
            </w:pPr>
            <w:r>
              <w:t>Expone diferencias entre las fuentes al invertir entrenamiento y prueba.</w:t>
            </w:r>
          </w:p>
        </w:tc>
        <w:tc>
          <w:tcPr>
            <w:tcW w:w="3695" w:type="dxa"/>
            <w:tcMar/>
            <w:vAlign w:val="center"/>
          </w:tcPr>
          <w:p w:rsidR="003F7554" w:rsidRDefault="00053EC9" w14:paraId="0CCAC20B" w14:textId="77777777">
            <w:pPr>
              <w:keepLines/>
              <w:spacing w:after="0" w:line="240" w:lineRule="auto"/>
            </w:pPr>
            <w:r>
              <w:t>Solo cubre archive2 y LIAR y excluye grupos con procedencia mixta.</w:t>
            </w:r>
          </w:p>
        </w:tc>
      </w:tr>
      <w:tr w:rsidR="003F7554" w:rsidTr="229D7926" w14:paraId="064CEC47" w14:textId="77777777">
        <w:trPr>
          <w:cantSplit/>
          <w:jc w:val="center"/>
        </w:trPr>
        <w:tc>
          <w:tcPr>
            <w:tcW w:w="2015" w:type="dxa"/>
            <w:tcMar/>
            <w:vAlign w:val="center"/>
          </w:tcPr>
          <w:p w:rsidR="003F7554" w:rsidRDefault="00053EC9" w14:paraId="09F4E646" w14:textId="77777777">
            <w:pPr>
              <w:keepNext w:val="1"/>
              <w:keepLines w:val="1"/>
              <w:spacing w:after="0" w:line="240" w:lineRule="auto"/>
            </w:pPr>
            <w:r w:rsidRPr="229D7926" w:rsidR="00053EC9">
              <w:rPr>
                <w:lang w:val="es-ES"/>
              </w:rPr>
              <w:t>Separar Telegram</w:t>
            </w:r>
          </w:p>
        </w:tc>
        <w:tc>
          <w:tcPr>
            <w:tcW w:w="3247" w:type="dxa"/>
            <w:tcMar/>
            <w:vAlign w:val="center"/>
          </w:tcPr>
          <w:p w:rsidR="003F7554" w:rsidRDefault="00053EC9" w14:paraId="1332B1B9" w14:textId="77777777">
            <w:pPr>
              <w:keepNext/>
              <w:keepLines/>
              <w:spacing w:after="0" w:line="240" w:lineRule="auto"/>
            </w:pPr>
            <w:r>
              <w:t>Conserva como módulo adicional la adquisición bajo demanda sin introducir etiquetas inexistentes.</w:t>
            </w:r>
          </w:p>
        </w:tc>
        <w:tc>
          <w:tcPr>
            <w:tcW w:w="3695" w:type="dxa"/>
            <w:tcMar/>
            <w:vAlign w:val="center"/>
          </w:tcPr>
          <w:p w:rsidR="003F7554" w:rsidRDefault="00053EC9" w14:paraId="1AD8B2B8" w14:textId="77777777">
            <w:pPr>
              <w:keepNext w:val="1"/>
              <w:keepLines w:val="1"/>
              <w:spacing w:after="0" w:line="240" w:lineRule="auto"/>
            </w:pPr>
            <w:r w:rsidRPr="229D7926" w:rsidR="00053EC9">
              <w:rPr>
                <w:lang w:val="es-ES"/>
              </w:rPr>
              <w:t>No se ha validado acceso real ni clasificación de mensajes de Telegram.</w:t>
            </w:r>
          </w:p>
        </w:tc>
      </w:tr>
    </w:tbl>
    <w:p w:rsidR="003F7554" w:rsidP="229D7926" w:rsidRDefault="00053EC9" w14:paraId="50111272" w14:textId="77777777">
      <w:pPr>
        <w:keepLines w:val="1"/>
        <w:spacing w:after="120" w:line="360" w:lineRule="auto"/>
        <w:jc w:val="both"/>
      </w:pPr>
      <w:r w:rsidRPr="229D7926" w:rsidR="00053EC9">
        <w:rPr>
          <w:i w:val="1"/>
          <w:iCs w:val="1"/>
        </w:rPr>
        <w:t>Nota.</w:t>
      </w:r>
      <w:r w:rsidR="00053EC9">
        <w:rPr/>
        <w:t xml:space="preserve"> La tabla resume decisiones documentadas; no representa resultados adicionales.</w:t>
      </w:r>
    </w:p>
    <w:p w:rsidR="00A747DC" w:rsidP="3DBD6B24" w:rsidRDefault="00253CC9" w14:paraId="39FD7129" w14:textId="77777777">
      <w:pPr>
        <w:pStyle w:val="Ttulo1"/>
        <w:spacing w:line="360" w:lineRule="auto"/>
      </w:pPr>
      <w:bookmarkStart w:name="_Toc243512152" w:id="306"/>
      <w:r>
        <w:t>4. Desarrollo e implementación</w:t>
      </w:r>
      <w:bookmarkEnd w:id="306"/>
    </w:p>
    <w:p w:rsidR="008617EA" w:rsidP="3DBD6B24" w:rsidRDefault="00253CC9" w14:paraId="4AEB1241" w14:textId="77777777">
      <w:pPr>
        <w:pStyle w:val="Ttulo2"/>
        <w:spacing w:after="120" w:line="360" w:lineRule="auto"/>
        <w:rPr>
          <w:lang w:val="es-ES"/>
        </w:rPr>
      </w:pPr>
      <w:bookmarkStart w:name="_Toc243512153" w:id="307"/>
      <w:r>
        <w:t>4.1 Construcción del corpus derivado</w:t>
      </w:r>
      <w:bookmarkEnd w:id="307"/>
    </w:p>
    <w:p w:rsidR="00A747DC" w:rsidRDefault="00253CC9" w14:paraId="372811B8" w14:textId="77777777">
      <w:pPr>
        <w:spacing w:after="120" w:line="360" w:lineRule="auto"/>
        <w:jc w:val="both"/>
      </w:pPr>
      <w:r w:rsidRPr="229D7926" w:rsidR="00253CC9">
        <w:rPr>
          <w:lang w:val="es-ES"/>
        </w:rPr>
        <w:t>La construcción histórica generó un archivo unificado de 50.503 filas: 44.898 proceden de archive2 y 5.605 de LIAR. La nueva preparación produce una versión derivada sin sobrescribir ese archivo, con auditoría por fila y grupos de duplicados. La Figura 2 representa únicamente los 44.408 registros conservados para la evaluación agrupada.</w:t>
      </w:r>
    </w:p>
    <w:p w:rsidR="00A747DC" w:rsidP="3DBD6B24" w:rsidRDefault="00253CC9" w14:paraId="173C8BF9" w14:textId="77777777">
      <w:pPr>
        <w:keepNext/>
        <w:spacing w:before="160" w:after="0" w:line="360" w:lineRule="auto"/>
      </w:pPr>
      <w:r>
        <w:rPr>
          <w:b/>
        </w:rPr>
        <w:t>Figura 2</w:t>
      </w:r>
    </w:p>
    <w:p w:rsidR="00A747DC" w:rsidP="3DBD6B24" w:rsidRDefault="00253CC9" w14:paraId="08D297EB" w14:textId="77777777">
      <w:pPr>
        <w:keepNext/>
        <w:spacing w:after="120" w:line="360" w:lineRule="auto"/>
      </w:pPr>
      <w:r>
        <w:rPr>
          <w:i/>
        </w:rPr>
        <w:t>Composición del corpus derivado por fuente y etiqueta</w:t>
      </w:r>
    </w:p>
    <w:p w:rsidR="003F7554" w:rsidRDefault="00053EC9" w14:paraId="121AB84A" w14:textId="77777777">
      <w:pPr>
        <w:jc w:val="center"/>
      </w:pPr>
      <w:r>
        <w:rPr>
          <w:noProof/>
        </w:rPr>
        <w:drawing>
          <wp:inline distT="0" distB="0" distL="0" distR="0" wp14:anchorId="232A5742" wp14:editId="439B827C">
            <wp:extent cx="3904488" cy="2633980"/>
            <wp:effectExtent l="0" t="0" r="0" b="0"/>
            <wp:docPr id="181154245" name="Picture 18115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rived_corpus.png"/>
                    <pic:cNvPicPr/>
                  </pic:nvPicPr>
                  <pic:blipFill rotWithShape="1">
                    <a:blip r:embed="rId15"/>
                    <a:srcRect r="30000"/>
                    <a:stretch>
                      <a:fillRect/>
                    </a:stretch>
                  </pic:blipFill>
                  <pic:spPr bwMode="auto">
                    <a:xfrm>
                      <a:off x="0" y="0"/>
                      <a:ext cx="3904488" cy="2633980"/>
                    </a:xfrm>
                    <a:prstGeom prst="rect">
                      <a:avLst/>
                    </a:prstGeom>
                    <a:ln>
                      <a:noFill/>
                    </a:ln>
                    <a:extLst>
                      <a:ext uri="{53640926-AAD7-44D8-BBD7-CCE9431645EC}">
                        <a14:shadowObscured xmlns:a14="http://schemas.microsoft.com/office/drawing/2010/main"/>
                      </a:ext>
                    </a:extLst>
                  </pic:spPr>
                </pic:pic>
              </a:graphicData>
            </a:graphic>
          </wp:inline>
        </w:drawing>
      </w:r>
    </w:p>
    <w:p w:rsidR="00A747DC" w:rsidP="229D7926" w:rsidRDefault="00253CC9" w14:paraId="261C9EEA" w14:textId="77777777">
      <w:pPr>
        <w:keepLines w:val="1"/>
        <w:spacing w:after="120" w:line="360" w:lineRule="auto"/>
        <w:jc w:val="both"/>
        <w:rPr>
          <w:sz w:val="28"/>
          <w:szCs w:val="28"/>
          <w:lang w:val="es-ES"/>
        </w:rPr>
      </w:pPr>
      <w:r w:rsidRPr="229D7926" w:rsidR="00253CC9">
        <w:rPr>
          <w:i w:val="1"/>
          <w:iCs w:val="1"/>
        </w:rPr>
        <w:t>Nota.</w:t>
      </w:r>
      <w:r w:rsidR="00253CC9">
        <w:rPr/>
        <w:t xml:space="preserve"> Recuento de los representantes conservados en el corpus derivado del run robustness-1a94400d502b149f; las clases son etiquetas heredadas de las fuentes.</w:t>
      </w:r>
    </w:p>
    <w:p w:rsidR="00A747DC" w:rsidRDefault="00253CC9" w14:paraId="33093B0B" w14:textId="77777777">
      <w:pPr>
        <w:keepNext/>
        <w:spacing w:after="120" w:line="360" w:lineRule="auto"/>
        <w:jc w:val="both"/>
      </w:pPr>
      <w:r>
        <w:t>La Tabla 7 detalla las reglas de selección y transformación aplicadas a las fuentes originales.</w:t>
      </w:r>
    </w:p>
    <w:p w:rsidR="00A747DC" w:rsidP="3DBD6B24" w:rsidRDefault="00253CC9" w14:paraId="042AEC24" w14:textId="77777777">
      <w:pPr>
        <w:keepNext/>
        <w:keepLines/>
        <w:spacing w:after="0" w:line="360" w:lineRule="auto"/>
      </w:pPr>
      <w:r>
        <w:rPr>
          <w:b/>
        </w:rPr>
        <w:t>Tabla 7</w:t>
      </w:r>
    </w:p>
    <w:p w:rsidR="00A747DC" w:rsidP="3DBD6B24" w:rsidRDefault="00253CC9" w14:paraId="7DB1DE11" w14:textId="77777777">
      <w:pPr>
        <w:keepNext/>
        <w:keepLines/>
        <w:spacing w:after="120" w:line="360" w:lineRule="auto"/>
      </w:pPr>
      <w:r>
        <w:rPr>
          <w:i/>
        </w:rPr>
        <w:t>Criterios de inclusión y exclusión aplicados al corpus</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2BD93A62" w14:textId="77777777">
        <w:trPr>
          <w:cantSplit/>
          <w:tblHeader/>
          <w:jc w:val="center"/>
        </w:trPr>
        <w:tc>
          <w:tcPr>
            <w:tcW w:w="2015" w:type="dxa"/>
            <w:tcBorders>
              <w:bottom w:val="single" w:color="000000" w:themeColor="text1" w:sz="4" w:space="0"/>
            </w:tcBorders>
            <w:tcMar/>
            <w:vAlign w:val="center"/>
          </w:tcPr>
          <w:p w:rsidR="009C649E" w:rsidRDefault="00AB0F71" w14:paraId="2BA12CD6" w14:textId="77777777">
            <w:pPr>
              <w:keepNext/>
              <w:keepLines/>
              <w:spacing w:after="0" w:line="240" w:lineRule="auto"/>
              <w:jc w:val="center"/>
            </w:pPr>
            <w:r>
              <w:rPr>
                <w:b/>
              </w:rPr>
              <w:t>Elemento</w:t>
            </w:r>
          </w:p>
        </w:tc>
        <w:tc>
          <w:tcPr>
            <w:tcW w:w="3247" w:type="dxa"/>
            <w:tcBorders>
              <w:bottom w:val="single" w:color="000000" w:themeColor="text1" w:sz="4" w:space="0"/>
            </w:tcBorders>
            <w:tcMar/>
            <w:vAlign w:val="center"/>
          </w:tcPr>
          <w:p w:rsidR="009C649E" w:rsidRDefault="00AB0F71" w14:paraId="6141CE8E" w14:textId="77777777">
            <w:pPr>
              <w:keepNext/>
              <w:keepLines/>
              <w:spacing w:after="0" w:line="240" w:lineRule="auto"/>
              <w:jc w:val="center"/>
            </w:pPr>
            <w:r>
              <w:rPr>
                <w:b/>
              </w:rPr>
              <w:t>Tratamiento</w:t>
            </w:r>
          </w:p>
        </w:tc>
        <w:tc>
          <w:tcPr>
            <w:tcW w:w="3695" w:type="dxa"/>
            <w:tcBorders>
              <w:bottom w:val="single" w:color="000000" w:themeColor="text1" w:sz="4" w:space="0"/>
            </w:tcBorders>
            <w:tcMar/>
            <w:vAlign w:val="center"/>
          </w:tcPr>
          <w:p w:rsidR="009C649E" w:rsidRDefault="00AB0F71" w14:paraId="349DFBFF" w14:textId="77777777">
            <w:pPr>
              <w:keepNext/>
              <w:keepLines/>
              <w:spacing w:after="0" w:line="240" w:lineRule="auto"/>
              <w:jc w:val="center"/>
            </w:pPr>
            <w:r>
              <w:rPr>
                <w:b/>
              </w:rPr>
              <w:t>Observación</w:t>
            </w:r>
          </w:p>
        </w:tc>
      </w:tr>
      <w:tr w:rsidR="009C649E" w:rsidTr="229D7926" w14:paraId="2EC20236" w14:textId="77777777">
        <w:trPr>
          <w:cantSplit/>
          <w:jc w:val="center"/>
        </w:trPr>
        <w:tc>
          <w:tcPr>
            <w:tcW w:w="2015" w:type="dxa"/>
            <w:tcMar/>
            <w:vAlign w:val="center"/>
          </w:tcPr>
          <w:p w:rsidR="009C649E" w:rsidRDefault="00AB0F71" w14:paraId="47A185C9" w14:textId="77777777">
            <w:pPr>
              <w:keepNext/>
              <w:keepLines/>
              <w:spacing w:after="0" w:line="240" w:lineRule="auto"/>
            </w:pPr>
            <w:r>
              <w:t>archive2 / Fake.csv</w:t>
            </w:r>
          </w:p>
        </w:tc>
        <w:tc>
          <w:tcPr>
            <w:tcW w:w="3247" w:type="dxa"/>
            <w:tcMar/>
            <w:vAlign w:val="center"/>
          </w:tcPr>
          <w:p w:rsidR="009C649E" w:rsidRDefault="00AB0F71" w14:paraId="1A96551A" w14:textId="77777777">
            <w:pPr>
              <w:keepNext w:val="1"/>
              <w:keepLines w:val="1"/>
              <w:spacing w:after="0" w:line="240" w:lineRule="auto"/>
            </w:pPr>
            <w:r w:rsidRPr="229D7926" w:rsidR="00AB0F71">
              <w:rPr>
                <w:lang w:val="es-ES"/>
              </w:rPr>
              <w:t>Incluido: fake_news; 23.481 filas originales.</w:t>
            </w:r>
          </w:p>
        </w:tc>
        <w:tc>
          <w:tcPr>
            <w:tcW w:w="3695" w:type="dxa"/>
            <w:tcMar/>
            <w:vAlign w:val="center"/>
          </w:tcPr>
          <w:p w:rsidR="009C649E" w:rsidRDefault="00AB0F71" w14:paraId="144B7B33" w14:textId="77777777">
            <w:pPr>
              <w:keepNext/>
              <w:keepLines/>
              <w:spacing w:after="0" w:line="240" w:lineRule="auto"/>
            </w:pPr>
            <w:r>
              <w:t>Etiqueta heredada del fichero; licencia no confirmada.</w:t>
            </w:r>
          </w:p>
        </w:tc>
      </w:tr>
      <w:tr w:rsidR="009C649E" w:rsidTr="229D7926" w14:paraId="2DF795E6" w14:textId="77777777">
        <w:trPr>
          <w:cantSplit/>
          <w:jc w:val="center"/>
        </w:trPr>
        <w:tc>
          <w:tcPr>
            <w:tcW w:w="2015" w:type="dxa"/>
            <w:tcMar/>
            <w:vAlign w:val="center"/>
          </w:tcPr>
          <w:p w:rsidR="009C649E" w:rsidRDefault="00AB0F71" w14:paraId="63DB8B4F" w14:textId="77777777">
            <w:pPr>
              <w:keepNext/>
              <w:keepLines/>
              <w:spacing w:after="0" w:line="240" w:lineRule="auto"/>
            </w:pPr>
            <w:r>
              <w:t>archive2 / True.csv</w:t>
            </w:r>
          </w:p>
        </w:tc>
        <w:tc>
          <w:tcPr>
            <w:tcW w:w="3247" w:type="dxa"/>
            <w:tcMar/>
            <w:vAlign w:val="center"/>
          </w:tcPr>
          <w:p w:rsidR="009C649E" w:rsidRDefault="00AB0F71" w14:paraId="787C50A7" w14:textId="77777777">
            <w:pPr>
              <w:keepNext w:val="1"/>
              <w:keepLines w:val="1"/>
              <w:spacing w:after="0" w:line="240" w:lineRule="auto"/>
            </w:pPr>
            <w:r w:rsidRPr="229D7926" w:rsidR="00AB0F71">
              <w:rPr>
                <w:lang w:val="es-ES"/>
              </w:rPr>
              <w:t>Incluido: no_fake; 21.417 filas originales.</w:t>
            </w:r>
          </w:p>
        </w:tc>
        <w:tc>
          <w:tcPr>
            <w:tcW w:w="3695" w:type="dxa"/>
            <w:tcMar/>
            <w:vAlign w:val="center"/>
          </w:tcPr>
          <w:p w:rsidR="009C649E" w:rsidRDefault="00AB0F71" w14:paraId="542F19A4" w14:textId="77777777">
            <w:pPr>
              <w:keepNext/>
              <w:keepLines/>
              <w:spacing w:after="0" w:line="240" w:lineRule="auto"/>
            </w:pPr>
            <w:r>
              <w:t>No supone verificación independiente del registro.</w:t>
            </w:r>
          </w:p>
        </w:tc>
      </w:tr>
      <w:tr w:rsidR="009C649E" w:rsidTr="229D7926" w14:paraId="031990FF" w14:textId="77777777">
        <w:trPr>
          <w:cantSplit/>
          <w:jc w:val="center"/>
        </w:trPr>
        <w:tc>
          <w:tcPr>
            <w:tcW w:w="2015" w:type="dxa"/>
            <w:tcMar/>
            <w:vAlign w:val="center"/>
          </w:tcPr>
          <w:p w:rsidR="009C649E" w:rsidRDefault="00AB0F71" w14:paraId="0E3E72EC" w14:textId="77777777">
            <w:pPr>
              <w:keepLines/>
              <w:spacing w:after="0" w:line="240" w:lineRule="auto"/>
            </w:pPr>
            <w:r>
              <w:t>LIAR / true</w:t>
            </w:r>
          </w:p>
        </w:tc>
        <w:tc>
          <w:tcPr>
            <w:tcW w:w="3247" w:type="dxa"/>
            <w:tcMar/>
            <w:vAlign w:val="center"/>
          </w:tcPr>
          <w:p w:rsidR="009C649E" w:rsidRDefault="00AB0F71" w14:paraId="0CCB7D76" w14:textId="77777777">
            <w:pPr>
              <w:keepLines w:val="1"/>
              <w:spacing w:after="0" w:line="240" w:lineRule="auto"/>
            </w:pPr>
            <w:r w:rsidRPr="229D7926" w:rsidR="00AB0F71">
              <w:rPr>
                <w:lang w:val="es-ES"/>
              </w:rPr>
              <w:t>Incluida: no_fake; 2.053 declaraciones.</w:t>
            </w:r>
          </w:p>
        </w:tc>
        <w:tc>
          <w:tcPr>
            <w:tcW w:w="3695" w:type="dxa"/>
            <w:tcMar/>
            <w:vAlign w:val="center"/>
          </w:tcPr>
          <w:p w:rsidR="009C649E" w:rsidRDefault="00AB0F71" w14:paraId="7598D468" w14:textId="77777777">
            <w:pPr>
              <w:keepLines w:val="1"/>
              <w:spacing w:after="0" w:line="240" w:lineRule="auto"/>
            </w:pPr>
            <w:r w:rsidRPr="229D7926" w:rsidR="00AB0F71">
              <w:rPr>
                <w:lang w:val="es-ES"/>
              </w:rPr>
              <w:t>Se conserva original_label y procedencia.</w:t>
            </w:r>
          </w:p>
        </w:tc>
      </w:tr>
      <w:tr w:rsidR="009C649E" w:rsidTr="229D7926" w14:paraId="3E08E1A4" w14:textId="77777777">
        <w:trPr>
          <w:cantSplit/>
          <w:jc w:val="center"/>
        </w:trPr>
        <w:tc>
          <w:tcPr>
            <w:tcW w:w="2015" w:type="dxa"/>
            <w:tcMar/>
            <w:vAlign w:val="center"/>
          </w:tcPr>
          <w:p w:rsidR="009C649E" w:rsidRDefault="00AB0F71" w14:paraId="06DC39D1" w14:textId="77777777">
            <w:pPr>
              <w:keepLines/>
              <w:spacing w:after="0" w:line="240" w:lineRule="auto"/>
            </w:pPr>
            <w:r>
              <w:t>LIAR / false</w:t>
            </w:r>
          </w:p>
        </w:tc>
        <w:tc>
          <w:tcPr>
            <w:tcW w:w="3247" w:type="dxa"/>
            <w:tcMar/>
            <w:vAlign w:val="center"/>
          </w:tcPr>
          <w:p w:rsidR="009C649E" w:rsidRDefault="00AB0F71" w14:paraId="49A2BCBA" w14:textId="77777777">
            <w:pPr>
              <w:keepLines w:val="1"/>
              <w:spacing w:after="0" w:line="240" w:lineRule="auto"/>
            </w:pPr>
            <w:r w:rsidRPr="229D7926" w:rsidR="00AB0F71">
              <w:rPr>
                <w:lang w:val="es-ES"/>
              </w:rPr>
              <w:t>Incluida: fake_news; 2.505 declaraciones.</w:t>
            </w:r>
          </w:p>
        </w:tc>
        <w:tc>
          <w:tcPr>
            <w:tcW w:w="3695" w:type="dxa"/>
            <w:tcMar/>
            <w:vAlign w:val="center"/>
          </w:tcPr>
          <w:p w:rsidR="009C649E" w:rsidRDefault="00AB0F71" w14:paraId="032F0614" w14:textId="77777777">
            <w:pPr>
              <w:keepLines/>
              <w:spacing w:after="0" w:line="240" w:lineRule="auto"/>
            </w:pPr>
            <w:r>
              <w:t>Equivalencia experimental, no semántica completa.</w:t>
            </w:r>
          </w:p>
        </w:tc>
      </w:tr>
      <w:tr w:rsidR="009C649E" w:rsidTr="229D7926" w14:paraId="2CBB50AE" w14:textId="77777777">
        <w:trPr>
          <w:cantSplit/>
          <w:jc w:val="center"/>
        </w:trPr>
        <w:tc>
          <w:tcPr>
            <w:tcW w:w="2015" w:type="dxa"/>
            <w:tcMar/>
            <w:vAlign w:val="center"/>
          </w:tcPr>
          <w:p w:rsidR="009C649E" w:rsidRDefault="00AB0F71" w14:paraId="75C52925" w14:textId="77777777">
            <w:pPr>
              <w:keepLines w:val="1"/>
              <w:spacing w:after="0" w:line="240" w:lineRule="auto"/>
            </w:pPr>
            <w:r w:rsidRPr="229D7926" w:rsidR="00AB0F71">
              <w:rPr>
                <w:lang w:val="es-ES"/>
              </w:rPr>
              <w:t>LIAR / pants-fire</w:t>
            </w:r>
          </w:p>
        </w:tc>
        <w:tc>
          <w:tcPr>
            <w:tcW w:w="3247" w:type="dxa"/>
            <w:tcMar/>
            <w:vAlign w:val="center"/>
          </w:tcPr>
          <w:p w:rsidR="009C649E" w:rsidRDefault="00AB0F71" w14:paraId="27C855BF" w14:textId="77777777">
            <w:pPr>
              <w:keepLines w:val="1"/>
              <w:spacing w:after="0" w:line="240" w:lineRule="auto"/>
            </w:pPr>
            <w:r w:rsidRPr="229D7926" w:rsidR="00AB0F71">
              <w:rPr>
                <w:lang w:val="es-ES"/>
              </w:rPr>
              <w:t>Incluida: fake_news; 1.047 declaraciones.</w:t>
            </w:r>
          </w:p>
        </w:tc>
        <w:tc>
          <w:tcPr>
            <w:tcW w:w="3695" w:type="dxa"/>
            <w:tcMar/>
            <w:vAlign w:val="center"/>
          </w:tcPr>
          <w:p w:rsidR="009C649E" w:rsidRDefault="00AB0F71" w14:paraId="4B8E4A0A" w14:textId="77777777">
            <w:pPr>
              <w:keepLines w:val="1"/>
              <w:spacing w:after="0" w:line="240" w:lineRule="auto"/>
            </w:pPr>
            <w:r w:rsidRPr="229D7926" w:rsidR="00AB0F71">
              <w:rPr>
                <w:lang w:val="es-ES"/>
              </w:rPr>
              <w:t>La granularidad original se conserva en metadata.</w:t>
            </w:r>
          </w:p>
        </w:tc>
      </w:tr>
      <w:tr w:rsidR="009C649E" w:rsidTr="229D7926" w14:paraId="518BA0E8" w14:textId="77777777">
        <w:trPr>
          <w:cantSplit/>
          <w:jc w:val="center"/>
        </w:trPr>
        <w:tc>
          <w:tcPr>
            <w:tcW w:w="2015" w:type="dxa"/>
            <w:tcMar/>
            <w:vAlign w:val="center"/>
          </w:tcPr>
          <w:p w:rsidR="009C649E" w:rsidRDefault="00AB0F71" w14:paraId="2912DE08" w14:textId="77777777">
            <w:pPr>
              <w:keepLines w:val="1"/>
              <w:spacing w:after="0" w:line="240" w:lineRule="auto"/>
            </w:pPr>
            <w:r w:rsidRPr="229D7926" w:rsidR="00AB0F71">
              <w:rPr>
                <w:lang w:val="es-ES"/>
              </w:rPr>
              <w:t>LIAR half-true</w:t>
            </w:r>
          </w:p>
        </w:tc>
        <w:tc>
          <w:tcPr>
            <w:tcW w:w="3247" w:type="dxa"/>
            <w:tcMar/>
            <w:vAlign w:val="center"/>
          </w:tcPr>
          <w:p w:rsidR="009C649E" w:rsidRDefault="00AB0F71" w14:paraId="53DCA2EF" w14:textId="77777777">
            <w:pPr>
              <w:keepLines/>
              <w:spacing w:after="0" w:line="240" w:lineRule="auto"/>
            </w:pPr>
            <w:r>
              <w:t>Excluida: 2.627 filas.</w:t>
            </w:r>
          </w:p>
        </w:tc>
        <w:tc>
          <w:tcPr>
            <w:tcW w:w="3695" w:type="dxa"/>
            <w:tcMar/>
            <w:vAlign w:val="center"/>
          </w:tcPr>
          <w:p w:rsidR="009C649E" w:rsidRDefault="00AB0F71" w14:paraId="52639658" w14:textId="77777777">
            <w:pPr>
              <w:keepLines/>
              <w:spacing w:after="0" w:line="240" w:lineRule="auto"/>
            </w:pPr>
            <w:r>
              <w:t>Categoría intermedia de la escala original.</w:t>
            </w:r>
          </w:p>
        </w:tc>
      </w:tr>
      <w:tr w:rsidR="009C649E" w:rsidTr="229D7926" w14:paraId="4CBC4C4F" w14:textId="77777777">
        <w:trPr>
          <w:cantSplit/>
          <w:jc w:val="center"/>
        </w:trPr>
        <w:tc>
          <w:tcPr>
            <w:tcW w:w="2015" w:type="dxa"/>
            <w:tcMar/>
            <w:vAlign w:val="center"/>
          </w:tcPr>
          <w:p w:rsidR="009C649E" w:rsidRDefault="00AB0F71" w14:paraId="74A8D68B" w14:textId="77777777">
            <w:pPr>
              <w:keepLines w:val="1"/>
              <w:spacing w:after="0" w:line="240" w:lineRule="auto"/>
            </w:pPr>
            <w:r w:rsidRPr="229D7926" w:rsidR="00AB0F71">
              <w:rPr>
                <w:lang w:val="es-ES"/>
              </w:rPr>
              <w:t>LIAR mostly-true</w:t>
            </w:r>
          </w:p>
        </w:tc>
        <w:tc>
          <w:tcPr>
            <w:tcW w:w="3247" w:type="dxa"/>
            <w:tcMar/>
            <w:vAlign w:val="center"/>
          </w:tcPr>
          <w:p w:rsidR="009C649E" w:rsidRDefault="00AB0F71" w14:paraId="0C3B92C7" w14:textId="77777777">
            <w:pPr>
              <w:keepLines/>
              <w:spacing w:after="0" w:line="240" w:lineRule="auto"/>
            </w:pPr>
            <w:r>
              <w:t>Excluida: 2.454 filas.</w:t>
            </w:r>
          </w:p>
        </w:tc>
        <w:tc>
          <w:tcPr>
            <w:tcW w:w="3695" w:type="dxa"/>
            <w:tcMar/>
            <w:vAlign w:val="center"/>
          </w:tcPr>
          <w:p w:rsidR="009C649E" w:rsidRDefault="00AB0F71" w14:paraId="647A8E91" w14:textId="77777777">
            <w:pPr>
              <w:keepLines/>
              <w:spacing w:after="0" w:line="240" w:lineRule="auto"/>
            </w:pPr>
            <w:r>
              <w:t>Categoría intermedia de la escala original.</w:t>
            </w:r>
          </w:p>
        </w:tc>
      </w:tr>
      <w:tr w:rsidR="009C649E" w:rsidTr="229D7926" w14:paraId="1AE98BE2" w14:textId="77777777">
        <w:trPr>
          <w:cantSplit/>
          <w:jc w:val="center"/>
        </w:trPr>
        <w:tc>
          <w:tcPr>
            <w:tcW w:w="2015" w:type="dxa"/>
            <w:tcMar/>
            <w:vAlign w:val="center"/>
          </w:tcPr>
          <w:p w:rsidR="009C649E" w:rsidRDefault="00AB0F71" w14:paraId="6EC8414C" w14:textId="77777777">
            <w:pPr>
              <w:keepLines w:val="1"/>
              <w:spacing w:after="0" w:line="240" w:lineRule="auto"/>
            </w:pPr>
            <w:r w:rsidRPr="229D7926" w:rsidR="00AB0F71">
              <w:rPr>
                <w:lang w:val="es-ES"/>
              </w:rPr>
              <w:t>LIAR barely-true</w:t>
            </w:r>
          </w:p>
        </w:tc>
        <w:tc>
          <w:tcPr>
            <w:tcW w:w="3247" w:type="dxa"/>
            <w:tcMar/>
            <w:vAlign w:val="center"/>
          </w:tcPr>
          <w:p w:rsidR="009C649E" w:rsidRDefault="00AB0F71" w14:paraId="137DEF35" w14:textId="77777777">
            <w:pPr>
              <w:keepLines/>
              <w:spacing w:after="0" w:line="240" w:lineRule="auto"/>
            </w:pPr>
            <w:r>
              <w:t>Excluida: 2.103 filas.</w:t>
            </w:r>
          </w:p>
        </w:tc>
        <w:tc>
          <w:tcPr>
            <w:tcW w:w="3695" w:type="dxa"/>
            <w:tcMar/>
            <w:vAlign w:val="center"/>
          </w:tcPr>
          <w:p w:rsidR="009C649E" w:rsidRDefault="00AB0F71" w14:paraId="614E7BA0" w14:textId="77777777">
            <w:pPr>
              <w:keepLines/>
              <w:spacing w:after="0" w:line="240" w:lineRule="auto"/>
            </w:pPr>
            <w:r>
              <w:t>Categoría intermedia de la escala original.</w:t>
            </w:r>
          </w:p>
        </w:tc>
      </w:tr>
      <w:tr w:rsidR="009C649E" w:rsidTr="229D7926" w14:paraId="23CDB843" w14:textId="77777777">
        <w:trPr>
          <w:cantSplit/>
          <w:jc w:val="center"/>
        </w:trPr>
        <w:tc>
          <w:tcPr>
            <w:tcW w:w="2015" w:type="dxa"/>
            <w:tcMar/>
            <w:vAlign w:val="center"/>
          </w:tcPr>
          <w:p w:rsidR="009C649E" w:rsidRDefault="00AB0F71" w14:paraId="0CA82004" w14:textId="77777777">
            <w:pPr>
              <w:keepLines/>
              <w:spacing w:after="0" w:line="240" w:lineRule="auto"/>
            </w:pPr>
            <w:r>
              <w:t>Registros vacíos</w:t>
            </w:r>
          </w:p>
        </w:tc>
        <w:tc>
          <w:tcPr>
            <w:tcW w:w="3247" w:type="dxa"/>
            <w:tcMar/>
            <w:vAlign w:val="center"/>
          </w:tcPr>
          <w:p w:rsidR="009C649E" w:rsidRDefault="00AB0F71" w14:paraId="28E0F4CC" w14:textId="77777777">
            <w:pPr>
              <w:keepLines/>
              <w:spacing w:after="0" w:line="240" w:lineRule="auto"/>
            </w:pPr>
            <w:r>
              <w:t>Excluidos: 2 filas.</w:t>
            </w:r>
          </w:p>
        </w:tc>
        <w:tc>
          <w:tcPr>
            <w:tcW w:w="3695" w:type="dxa"/>
            <w:tcMar/>
            <w:vAlign w:val="center"/>
          </w:tcPr>
          <w:p w:rsidR="009C649E" w:rsidRDefault="00AB0F71" w14:paraId="591C0A8D" w14:textId="77777777">
            <w:pPr>
              <w:keepLines/>
              <w:spacing w:after="0" w:line="240" w:lineRule="auto"/>
            </w:pPr>
            <w:r>
              <w:t>Regla del constructor; no se inventan etiquetas.</w:t>
            </w:r>
          </w:p>
        </w:tc>
      </w:tr>
      <w:tr w:rsidR="009C649E" w:rsidTr="229D7926" w14:paraId="25745BB5" w14:textId="77777777">
        <w:trPr>
          <w:cantSplit/>
          <w:jc w:val="center"/>
        </w:trPr>
        <w:tc>
          <w:tcPr>
            <w:tcW w:w="2015" w:type="dxa"/>
            <w:tcMar/>
            <w:vAlign w:val="center"/>
          </w:tcPr>
          <w:p w:rsidR="009C649E" w:rsidRDefault="00AB0F71" w14:paraId="2622B18A" w14:textId="77777777">
            <w:pPr>
              <w:keepNext/>
              <w:keepLines/>
              <w:spacing w:after="0" w:line="240" w:lineRule="auto"/>
            </w:pPr>
            <w:r>
              <w:t>Duplicados por conflicto</w:t>
            </w:r>
          </w:p>
        </w:tc>
        <w:tc>
          <w:tcPr>
            <w:tcW w:w="3247" w:type="dxa"/>
            <w:tcMar/>
            <w:vAlign w:val="center"/>
          </w:tcPr>
          <w:p w:rsidR="009C649E" w:rsidRDefault="00AB0F71" w14:paraId="1C01D4C0" w14:textId="77777777">
            <w:pPr>
              <w:keepNext/>
              <w:keepLines/>
              <w:spacing w:after="0" w:line="240" w:lineRule="auto"/>
            </w:pPr>
            <w:r>
              <w:t>Excluidos: 5 registros en 2 componentes.</w:t>
            </w:r>
          </w:p>
        </w:tc>
        <w:tc>
          <w:tcPr>
            <w:tcW w:w="3695" w:type="dxa"/>
            <w:tcMar/>
            <w:vAlign w:val="center"/>
          </w:tcPr>
          <w:p w:rsidR="009C649E" w:rsidRDefault="00AB0F71" w14:paraId="0D4B8685" w14:textId="77777777">
            <w:pPr>
              <w:keepNext/>
              <w:keepLines/>
              <w:spacing w:after="0" w:line="240" w:lineRule="auto"/>
            </w:pPr>
            <w:r>
              <w:t>Las etiquetas contradictorias no entran al experimento.</w:t>
            </w:r>
          </w:p>
        </w:tc>
      </w:tr>
    </w:tbl>
    <w:p w:rsidR="00A747DC" w:rsidP="229D7926" w:rsidRDefault="00253CC9" w14:paraId="7BEEFBDA" w14:textId="77777777">
      <w:pPr>
        <w:keepLines w:val="1"/>
        <w:spacing w:after="120" w:line="360" w:lineRule="auto"/>
        <w:jc w:val="both"/>
        <w:rPr>
          <w:sz w:val="28"/>
          <w:szCs w:val="28"/>
          <w:lang w:val="es-ES"/>
        </w:rPr>
      </w:pPr>
      <w:r w:rsidRPr="229D7926" w:rsidR="00253CC9">
        <w:rPr>
          <w:i w:val="1"/>
          <w:iCs w:val="1"/>
        </w:rPr>
        <w:t>Nota.</w:t>
      </w:r>
      <w:r w:rsidR="00253CC9">
        <w:rPr/>
        <w:t xml:space="preserve"> Las reglas proceden de </w:t>
      </w:r>
      <w:r w:rsidR="00253CC9">
        <w:rPr/>
        <w:t>fake_news_</w:t>
      </w:r>
      <w:r w:rsidR="00253CC9">
        <w:rPr/>
        <w:t>unified.metadata</w:t>
      </w:r>
      <w:r w:rsidR="00253CC9">
        <w:rPr/>
        <w:t>.json</w:t>
      </w:r>
      <w:r w:rsidR="00253CC9">
        <w:rPr/>
        <w:t>.</w:t>
      </w:r>
    </w:p>
    <w:p w:rsidR="00A747DC" w:rsidRDefault="00253CC9" w14:paraId="1A40D6E1" w14:textId="77777777">
      <w:pPr>
        <w:spacing w:after="120" w:line="360" w:lineRule="auto"/>
        <w:jc w:val="both"/>
      </w:pPr>
      <w:r>
        <w:t>La Tabla 8 describe la composición del corpus derivado utilizado en el nuevo experimento.</w:t>
      </w:r>
    </w:p>
    <w:p w:rsidR="00A747DC" w:rsidP="3DBD6B24" w:rsidRDefault="00253CC9" w14:paraId="448032CE" w14:textId="77777777">
      <w:pPr>
        <w:keepNext/>
        <w:keepLines/>
        <w:spacing w:after="0" w:line="360" w:lineRule="auto"/>
      </w:pPr>
      <w:r>
        <w:rPr>
          <w:b/>
        </w:rPr>
        <w:t>Tabla 8</w:t>
      </w:r>
    </w:p>
    <w:p w:rsidR="00A747DC" w:rsidP="3DBD6B24" w:rsidRDefault="00253CC9" w14:paraId="0529E41A" w14:textId="77777777">
      <w:pPr>
        <w:keepNext/>
        <w:keepLines/>
        <w:spacing w:after="120" w:line="360" w:lineRule="auto"/>
      </w:pPr>
      <w:r>
        <w:rPr>
          <w:i/>
        </w:rPr>
        <w:t>Composición auditada del corpus derivado</w:t>
      </w:r>
    </w:p>
    <w:tbl>
      <w:tblPr>
        <w:tblStyle w:val="a4"/>
        <w:tblW w:w="8959" w:type="dxa"/>
        <w:jc w:val="center"/>
        <w:tblInd w:w="0" w:type="dxa"/>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800"/>
        <w:gridCol w:w="6159"/>
      </w:tblGrid>
      <w:tr w:rsidR="00A747DC" w:rsidTr="229D7926" w14:paraId="5856C4D5" w14:textId="77777777">
        <w:trPr>
          <w:cantSplit/>
          <w:tblHeader/>
          <w:jc w:val="center"/>
        </w:trPr>
        <w:tc>
          <w:tcPr>
            <w:tcW w:w="2799" w:type="dxa"/>
            <w:tcBorders>
              <w:bottom w:val="single" w:color="000000" w:themeColor="text1" w:sz="4" w:space="0"/>
            </w:tcBorders>
            <w:tcMar/>
            <w:vAlign w:val="center"/>
          </w:tcPr>
          <w:p w:rsidR="003F7554" w:rsidRDefault="00053EC9" w14:paraId="33207610" w14:textId="77777777">
            <w:pPr>
              <w:keepNext/>
              <w:keepLines/>
              <w:spacing w:after="0" w:line="240" w:lineRule="auto"/>
              <w:jc w:val="center"/>
            </w:pPr>
            <w:r>
              <w:rPr>
                <w:b/>
              </w:rPr>
              <w:t>Característica</w:t>
            </w:r>
          </w:p>
        </w:tc>
        <w:tc>
          <w:tcPr>
            <w:tcW w:w="6158" w:type="dxa"/>
            <w:tcBorders>
              <w:bottom w:val="single" w:color="000000" w:themeColor="text1" w:sz="4" w:space="0"/>
            </w:tcBorders>
            <w:tcMar/>
            <w:vAlign w:val="center"/>
          </w:tcPr>
          <w:p w:rsidR="003F7554" w:rsidRDefault="00053EC9" w14:paraId="7F5E1BA0" w14:textId="77777777">
            <w:pPr>
              <w:keepNext/>
              <w:keepLines/>
              <w:spacing w:after="0" w:line="240" w:lineRule="auto"/>
              <w:jc w:val="center"/>
            </w:pPr>
            <w:r>
              <w:rPr>
                <w:b/>
              </w:rPr>
              <w:t>Valor auditado</w:t>
            </w:r>
          </w:p>
        </w:tc>
      </w:tr>
      <w:tr w:rsidR="00A747DC" w:rsidTr="229D7926" w14:paraId="65C867F7" w14:textId="77777777">
        <w:trPr>
          <w:cantSplit/>
          <w:jc w:val="center"/>
        </w:trPr>
        <w:tc>
          <w:tcPr>
            <w:tcW w:w="2799" w:type="dxa"/>
            <w:tcMar/>
            <w:vAlign w:val="center"/>
          </w:tcPr>
          <w:p w:rsidR="003F7554" w:rsidRDefault="00053EC9" w14:paraId="13C9F506" w14:textId="77777777">
            <w:pPr>
              <w:keepNext/>
              <w:keepLines/>
              <w:spacing w:after="0" w:line="240" w:lineRule="auto"/>
            </w:pPr>
            <w:r>
              <w:t>Filas de entrada</w:t>
            </w:r>
          </w:p>
        </w:tc>
        <w:tc>
          <w:tcPr>
            <w:tcW w:w="6158" w:type="dxa"/>
            <w:tcMar/>
            <w:vAlign w:val="center"/>
          </w:tcPr>
          <w:p w:rsidR="003F7554" w:rsidP="229D7926" w:rsidRDefault="00053EC9" w14:paraId="45C9B242" w14:textId="77777777">
            <w:pPr>
              <w:keepNext w:val="1"/>
              <w:keepLines w:val="1"/>
              <w:spacing w:after="0" w:line="240" w:lineRule="auto"/>
              <w:jc w:val="center"/>
            </w:pPr>
            <w:r w:rsidR="00053EC9">
              <w:rPr/>
              <w:t>50.503</w:t>
            </w:r>
          </w:p>
        </w:tc>
      </w:tr>
      <w:tr w:rsidR="00A747DC" w:rsidTr="229D7926" w14:paraId="480E2B16" w14:textId="77777777">
        <w:trPr>
          <w:cantSplit/>
          <w:jc w:val="center"/>
        </w:trPr>
        <w:tc>
          <w:tcPr>
            <w:tcW w:w="2799" w:type="dxa"/>
            <w:tcMar/>
            <w:vAlign w:val="center"/>
          </w:tcPr>
          <w:p w:rsidR="003F7554" w:rsidRDefault="00053EC9" w14:paraId="54494E57" w14:textId="77777777">
            <w:pPr>
              <w:keepNext/>
              <w:keepLines/>
              <w:spacing w:after="0" w:line="240" w:lineRule="auto"/>
            </w:pPr>
            <w:r>
              <w:t>Representantes conservados</w:t>
            </w:r>
          </w:p>
        </w:tc>
        <w:tc>
          <w:tcPr>
            <w:tcW w:w="6158" w:type="dxa"/>
            <w:tcMar/>
            <w:vAlign w:val="center"/>
          </w:tcPr>
          <w:p w:rsidR="003F7554" w:rsidP="229D7926" w:rsidRDefault="00053EC9" w14:paraId="1B4F30C1" w14:textId="77777777">
            <w:pPr>
              <w:keepNext w:val="1"/>
              <w:keepLines w:val="1"/>
              <w:spacing w:after="0" w:line="240" w:lineRule="auto"/>
              <w:jc w:val="center"/>
            </w:pPr>
            <w:r w:rsidR="00053EC9">
              <w:rPr/>
              <w:t>44.408</w:t>
            </w:r>
          </w:p>
        </w:tc>
      </w:tr>
      <w:tr w:rsidR="00A747DC" w:rsidTr="229D7926" w14:paraId="627D7BF6" w14:textId="77777777">
        <w:trPr>
          <w:cantSplit/>
          <w:jc w:val="center"/>
        </w:trPr>
        <w:tc>
          <w:tcPr>
            <w:tcW w:w="2799" w:type="dxa"/>
            <w:tcMar/>
            <w:vAlign w:val="center"/>
          </w:tcPr>
          <w:p w:rsidR="003F7554" w:rsidRDefault="00053EC9" w14:paraId="6297D610" w14:textId="77777777">
            <w:pPr>
              <w:keepLines w:val="1"/>
              <w:spacing w:after="0" w:line="240" w:lineRule="auto"/>
            </w:pPr>
            <w:r w:rsidRPr="229D7926" w:rsidR="00053EC9">
              <w:rPr>
                <w:lang w:val="es-ES"/>
              </w:rPr>
              <w:t xml:space="preserve">Clase </w:t>
            </w:r>
            <w:r w:rsidRPr="229D7926" w:rsidR="00053EC9">
              <w:rPr>
                <w:rFonts w:ascii="Consolas" w:hAnsi="Consolas" w:eastAsia="Consolas" w:cs="Consolas"/>
                <w:lang w:val="es-ES"/>
              </w:rPr>
              <w:t>no_fake</w:t>
            </w:r>
          </w:p>
        </w:tc>
        <w:tc>
          <w:tcPr>
            <w:tcW w:w="6158" w:type="dxa"/>
            <w:tcMar/>
            <w:vAlign w:val="center"/>
          </w:tcPr>
          <w:p w:rsidR="003F7554" w:rsidP="229D7926" w:rsidRDefault="00053EC9" w14:paraId="75FC134E" w14:textId="77777777">
            <w:pPr>
              <w:keepLines w:val="1"/>
              <w:spacing w:after="0" w:line="240" w:lineRule="auto"/>
              <w:jc w:val="center"/>
            </w:pPr>
            <w:r w:rsidR="00053EC9">
              <w:rPr/>
              <w:t>22.975 (51,7%)</w:t>
            </w:r>
          </w:p>
        </w:tc>
      </w:tr>
      <w:tr w:rsidR="00A747DC" w:rsidTr="229D7926" w14:paraId="70562091" w14:textId="77777777">
        <w:trPr>
          <w:cantSplit/>
          <w:jc w:val="center"/>
        </w:trPr>
        <w:tc>
          <w:tcPr>
            <w:tcW w:w="2799" w:type="dxa"/>
            <w:tcMar/>
            <w:vAlign w:val="center"/>
          </w:tcPr>
          <w:p w:rsidR="003F7554" w:rsidRDefault="00053EC9" w14:paraId="03098A7A" w14:textId="77777777">
            <w:pPr>
              <w:keepLines w:val="1"/>
              <w:spacing w:after="0" w:line="240" w:lineRule="auto"/>
            </w:pPr>
            <w:r w:rsidRPr="229D7926" w:rsidR="00053EC9">
              <w:rPr>
                <w:lang w:val="es-ES"/>
              </w:rPr>
              <w:t xml:space="preserve">Clase </w:t>
            </w:r>
            <w:r w:rsidRPr="229D7926" w:rsidR="00053EC9">
              <w:rPr>
                <w:rFonts w:ascii="Consolas" w:hAnsi="Consolas" w:eastAsia="Consolas" w:cs="Consolas"/>
                <w:lang w:val="es-ES"/>
              </w:rPr>
              <w:t>fake_news</w:t>
            </w:r>
          </w:p>
        </w:tc>
        <w:tc>
          <w:tcPr>
            <w:tcW w:w="6158" w:type="dxa"/>
            <w:tcMar/>
            <w:vAlign w:val="center"/>
          </w:tcPr>
          <w:p w:rsidR="003F7554" w:rsidP="229D7926" w:rsidRDefault="00053EC9" w14:paraId="20121256" w14:textId="77777777">
            <w:pPr>
              <w:keepLines w:val="1"/>
              <w:spacing w:after="0" w:line="240" w:lineRule="auto"/>
              <w:jc w:val="center"/>
            </w:pPr>
            <w:r w:rsidR="00053EC9">
              <w:rPr/>
              <w:t>21.433 (48,3%)</w:t>
            </w:r>
          </w:p>
        </w:tc>
      </w:tr>
      <w:tr w:rsidR="00A747DC" w:rsidTr="229D7926" w14:paraId="20EEDB18" w14:textId="77777777">
        <w:trPr>
          <w:cantSplit/>
          <w:jc w:val="center"/>
        </w:trPr>
        <w:tc>
          <w:tcPr>
            <w:tcW w:w="2799" w:type="dxa"/>
            <w:tcMar/>
            <w:vAlign w:val="center"/>
          </w:tcPr>
          <w:p w:rsidR="003F7554" w:rsidRDefault="00053EC9" w14:paraId="332C5BC7" w14:textId="77777777">
            <w:pPr>
              <w:keepLines/>
              <w:spacing w:after="0" w:line="240" w:lineRule="auto"/>
            </w:pPr>
            <w:r>
              <w:t>archive2 conservado</w:t>
            </w:r>
          </w:p>
        </w:tc>
        <w:tc>
          <w:tcPr>
            <w:tcW w:w="6158" w:type="dxa"/>
            <w:tcMar/>
            <w:vAlign w:val="center"/>
          </w:tcPr>
          <w:p w:rsidR="003F7554" w:rsidP="229D7926" w:rsidRDefault="00053EC9" w14:paraId="47C9B9EF" w14:textId="77777777">
            <w:pPr>
              <w:keepLines w:val="1"/>
              <w:spacing w:after="0" w:line="240" w:lineRule="auto"/>
              <w:jc w:val="center"/>
            </w:pPr>
            <w:r w:rsidR="00053EC9">
              <w:rPr/>
              <w:t>38.826</w:t>
            </w:r>
          </w:p>
        </w:tc>
      </w:tr>
      <w:tr w:rsidR="00A747DC" w:rsidTr="229D7926" w14:paraId="21834D8E" w14:textId="77777777">
        <w:trPr>
          <w:cantSplit/>
          <w:jc w:val="center"/>
        </w:trPr>
        <w:tc>
          <w:tcPr>
            <w:tcW w:w="2799" w:type="dxa"/>
            <w:tcMar/>
            <w:vAlign w:val="center"/>
          </w:tcPr>
          <w:p w:rsidR="003F7554" w:rsidRDefault="00053EC9" w14:paraId="0657F653" w14:textId="77777777">
            <w:pPr>
              <w:keepLines/>
              <w:spacing w:after="0" w:line="240" w:lineRule="auto"/>
            </w:pPr>
            <w:r>
              <w:t>LIAR conservado</w:t>
            </w:r>
          </w:p>
        </w:tc>
        <w:tc>
          <w:tcPr>
            <w:tcW w:w="6158" w:type="dxa"/>
            <w:tcMar/>
            <w:vAlign w:val="center"/>
          </w:tcPr>
          <w:p w:rsidR="003F7554" w:rsidP="229D7926" w:rsidRDefault="00053EC9" w14:paraId="77917004" w14:textId="77777777">
            <w:pPr>
              <w:keepLines w:val="1"/>
              <w:spacing w:after="0" w:line="240" w:lineRule="auto"/>
              <w:jc w:val="center"/>
            </w:pPr>
            <w:r w:rsidR="00053EC9">
              <w:rPr/>
              <w:t>5.582</w:t>
            </w:r>
          </w:p>
        </w:tc>
      </w:tr>
      <w:tr w:rsidR="00A747DC" w:rsidTr="229D7926" w14:paraId="3E87A051" w14:textId="77777777">
        <w:trPr>
          <w:cantSplit/>
          <w:jc w:val="center"/>
        </w:trPr>
        <w:tc>
          <w:tcPr>
            <w:tcW w:w="2799" w:type="dxa"/>
            <w:tcMar/>
            <w:vAlign w:val="center"/>
          </w:tcPr>
          <w:p w:rsidR="003F7554" w:rsidRDefault="00053EC9" w14:paraId="4542FD0E" w14:textId="77777777">
            <w:pPr>
              <w:keepLines/>
              <w:spacing w:after="0" w:line="240" w:lineRule="auto"/>
            </w:pPr>
            <w:r>
              <w:t>Duplicados exactos redundantes</w:t>
            </w:r>
          </w:p>
        </w:tc>
        <w:tc>
          <w:tcPr>
            <w:tcW w:w="6158" w:type="dxa"/>
            <w:tcMar/>
            <w:vAlign w:val="center"/>
          </w:tcPr>
          <w:p w:rsidR="003F7554" w:rsidP="229D7926" w:rsidRDefault="00053EC9" w14:paraId="35F2CBF7" w14:textId="77777777">
            <w:pPr>
              <w:keepLines w:val="1"/>
              <w:spacing w:after="0" w:line="240" w:lineRule="auto"/>
              <w:jc w:val="center"/>
            </w:pPr>
            <w:r w:rsidR="00053EC9">
              <w:rPr/>
              <w:t>6.090</w:t>
            </w:r>
          </w:p>
        </w:tc>
      </w:tr>
      <w:tr w:rsidR="00A747DC" w:rsidTr="229D7926" w14:paraId="0A6304AB" w14:textId="77777777">
        <w:trPr>
          <w:cantSplit/>
          <w:jc w:val="center"/>
        </w:trPr>
        <w:tc>
          <w:tcPr>
            <w:tcW w:w="2799" w:type="dxa"/>
            <w:tcMar/>
            <w:vAlign w:val="center"/>
          </w:tcPr>
          <w:p w:rsidR="003F7554" w:rsidRDefault="00053EC9" w14:paraId="741E183E" w14:textId="77777777">
            <w:pPr>
              <w:keepLines/>
              <w:spacing w:after="0" w:line="240" w:lineRule="auto"/>
            </w:pPr>
            <w:r>
              <w:t>Filas excluidas por conflicto</w:t>
            </w:r>
          </w:p>
        </w:tc>
        <w:tc>
          <w:tcPr>
            <w:tcW w:w="6158" w:type="dxa"/>
            <w:tcMar/>
            <w:vAlign w:val="center"/>
          </w:tcPr>
          <w:p w:rsidR="003F7554" w:rsidP="229D7926" w:rsidRDefault="00053EC9" w14:paraId="4194F40A" w14:textId="77777777">
            <w:pPr>
              <w:keepLines w:val="1"/>
              <w:spacing w:after="0" w:line="240" w:lineRule="auto"/>
              <w:jc w:val="center"/>
            </w:pPr>
            <w:r w:rsidR="00053EC9">
              <w:rPr/>
              <w:t>5</w:t>
            </w:r>
          </w:p>
        </w:tc>
      </w:tr>
      <w:tr w:rsidR="00A747DC" w:rsidTr="229D7926" w14:paraId="337BCA6E" w14:textId="77777777">
        <w:trPr>
          <w:cantSplit/>
          <w:jc w:val="center"/>
        </w:trPr>
        <w:tc>
          <w:tcPr>
            <w:tcW w:w="2799" w:type="dxa"/>
            <w:tcMar/>
            <w:vAlign w:val="center"/>
          </w:tcPr>
          <w:p w:rsidR="003F7554" w:rsidRDefault="00053EC9" w14:paraId="13B6D037" w14:textId="77777777">
            <w:pPr>
              <w:keepLines/>
              <w:spacing w:after="0" w:line="240" w:lineRule="auto"/>
            </w:pPr>
            <w:r>
              <w:t>Componentes de casi duplicados agrupados</w:t>
            </w:r>
          </w:p>
        </w:tc>
        <w:tc>
          <w:tcPr>
            <w:tcW w:w="6158" w:type="dxa"/>
            <w:tcMar/>
            <w:vAlign w:val="center"/>
          </w:tcPr>
          <w:p w:rsidR="003F7554" w:rsidP="229D7926" w:rsidRDefault="00053EC9" w14:paraId="675E9B61" w14:textId="77777777">
            <w:pPr>
              <w:keepLines w:val="1"/>
              <w:spacing w:after="0" w:line="240" w:lineRule="auto"/>
              <w:jc w:val="center"/>
            </w:pPr>
            <w:r w:rsidR="00053EC9">
              <w:rPr/>
              <w:t>42; 45 aristas confirmadas</w:t>
            </w:r>
          </w:p>
        </w:tc>
      </w:tr>
      <w:tr w:rsidR="003F7554" w:rsidTr="229D7926" w14:paraId="611527E3" w14:textId="77777777">
        <w:trPr>
          <w:cantSplit/>
          <w:jc w:val="center"/>
        </w:trPr>
        <w:tc>
          <w:tcPr>
            <w:tcW w:w="2799" w:type="dxa"/>
            <w:tcMar/>
            <w:vAlign w:val="center"/>
          </w:tcPr>
          <w:p w:rsidR="003F7554" w:rsidRDefault="00053EC9" w14:paraId="2F11B0E8" w14:textId="77777777">
            <w:pPr>
              <w:keepLines/>
              <w:spacing w:after="0" w:line="240" w:lineRule="auto"/>
            </w:pPr>
            <w:r>
              <w:t>Componentes de procedencia mixta</w:t>
            </w:r>
          </w:p>
        </w:tc>
        <w:tc>
          <w:tcPr>
            <w:tcW w:w="6158" w:type="dxa"/>
            <w:tcMar/>
            <w:vAlign w:val="center"/>
          </w:tcPr>
          <w:p w:rsidR="003F7554" w:rsidP="229D7926" w:rsidRDefault="00053EC9" w14:paraId="54BC910B" w14:textId="77777777">
            <w:pPr>
              <w:keepLines w:val="1"/>
              <w:spacing w:after="0" w:line="240" w:lineRule="auto"/>
              <w:jc w:val="center"/>
            </w:pPr>
            <w:r w:rsidR="00053EC9">
              <w:rPr/>
              <w:t>0</w:t>
            </w:r>
          </w:p>
        </w:tc>
      </w:tr>
      <w:tr w:rsidR="003F7554" w:rsidTr="229D7926" w14:paraId="69539E65" w14:textId="77777777">
        <w:trPr>
          <w:cantSplit/>
          <w:jc w:val="center"/>
        </w:trPr>
        <w:tc>
          <w:tcPr>
            <w:tcW w:w="2799" w:type="dxa"/>
            <w:tcMar/>
            <w:vAlign w:val="center"/>
          </w:tcPr>
          <w:p w:rsidR="003F7554" w:rsidRDefault="00053EC9" w14:paraId="03A827F4" w14:textId="77777777">
            <w:pPr>
              <w:keepNext/>
              <w:keepLines/>
              <w:spacing w:after="0" w:line="240" w:lineRule="auto"/>
            </w:pPr>
            <w:r>
              <w:t>SHA-256 del corpus derivado</w:t>
            </w:r>
          </w:p>
        </w:tc>
        <w:tc>
          <w:tcPr>
            <w:tcW w:w="6158" w:type="dxa"/>
            <w:tcMar/>
            <w:vAlign w:val="center"/>
          </w:tcPr>
          <w:p w:rsidR="003F7554" w:rsidRDefault="00053EC9" w14:paraId="6511721D" w14:textId="77777777">
            <w:pPr>
              <w:keepNext/>
              <w:keepLines/>
              <w:spacing w:after="0" w:line="240" w:lineRule="auto"/>
            </w:pPr>
            <w:r>
              <w:t>184c707840a4bcff72dbef5e75e179152b630395c5f63f072db969bc1e79ea4e</w:t>
            </w:r>
          </w:p>
        </w:tc>
      </w:tr>
    </w:tbl>
    <w:p w:rsidR="00A747DC" w:rsidP="229D7926" w:rsidRDefault="00253CC9" w14:paraId="47F07D0E" w14:textId="77777777">
      <w:pPr>
        <w:keepLines w:val="1"/>
        <w:spacing w:after="120" w:line="360" w:lineRule="auto"/>
        <w:jc w:val="both"/>
        <w:rPr>
          <w:sz w:val="28"/>
          <w:szCs w:val="28"/>
          <w:lang w:val="es-ES"/>
        </w:rPr>
      </w:pPr>
      <w:r w:rsidRPr="229D7926" w:rsidR="00253CC9">
        <w:rPr>
          <w:i w:val="1"/>
          <w:iCs w:val="1"/>
          <w:lang w:val="es-ES"/>
        </w:rPr>
        <w:t>Nota.</w:t>
      </w:r>
      <w:r w:rsidRPr="229D7926" w:rsidR="00253CC9">
        <w:rPr>
          <w:lang w:val="es-ES"/>
        </w:rPr>
        <w:t xml:space="preserve"> Conteos mutuamente excluyentes de la auditoría por fila y el corpus derivado del run robustness-1a94400d502b149f. La etiqueta </w:t>
      </w:r>
      <w:r w:rsidRPr="229D7926" w:rsidR="00253CC9">
        <w:rPr>
          <w:lang w:val="es-ES"/>
        </w:rPr>
        <w:t>no_fake</w:t>
      </w:r>
      <w:r w:rsidRPr="229D7926" w:rsidR="00253CC9">
        <w:rPr>
          <w:lang w:val="es-ES"/>
        </w:rPr>
        <w:t xml:space="preserve"> no equivale a verificación independiente.</w:t>
      </w:r>
    </w:p>
    <w:p w:rsidR="00B01995" w:rsidRDefault="00C54D21" w14:paraId="6FFA5F4B" w14:textId="77777777">
      <w:pPr>
        <w:spacing w:after="120" w:line="360" w:lineRule="auto"/>
        <w:jc w:val="both"/>
      </w:pPr>
      <w:r w:rsidRPr="229D7926" w:rsidR="00C54D21">
        <w:rPr>
          <w:lang w:val="es-ES"/>
        </w:rPr>
        <w:t xml:space="preserve">La documentación local identifica en archive2 los ficheros </w:t>
      </w:r>
      <w:r w:rsidRPr="229D7926" w:rsidR="00C54D21">
        <w:rPr>
          <w:rFonts w:ascii="Consolas" w:hAnsi="Consolas" w:eastAsia="Consolas" w:cs="Consolas"/>
          <w:lang w:val="es-ES"/>
        </w:rPr>
        <w:t>Fake.csv</w:t>
      </w:r>
      <w:r w:rsidRPr="229D7926" w:rsidR="00C54D21">
        <w:rPr>
          <w:lang w:val="es-ES"/>
        </w:rPr>
        <w:t xml:space="preserve"> y </w:t>
      </w:r>
      <w:r w:rsidRPr="229D7926" w:rsidR="00C54D21">
        <w:rPr>
          <w:rFonts w:ascii="Consolas" w:hAnsi="Consolas" w:eastAsia="Consolas" w:cs="Consolas"/>
          <w:lang w:val="es-ES"/>
        </w:rPr>
        <w:t>True.csv</w:t>
      </w:r>
      <w:r w:rsidRPr="229D7926" w:rsidR="00C54D21">
        <w:rPr>
          <w:lang w:val="es-ES"/>
        </w:rPr>
        <w:t xml:space="preserve"> y conserva el identificador de descarga 2712039, que corresponde a la redistribución de emineyetm en Kaggle (2022). El material se asocia al conjunto original ISOT (Ahmed et al., 2018). La copia disponible no confirma la licencia de redistribución ni la procedencia detallada de cada registro; por ello no se atribuye una licencia.</w:t>
      </w:r>
    </w:p>
    <w:p w:rsidR="00B01995" w:rsidRDefault="00C54D21" w14:paraId="7326BEF2" w14:textId="431FE920">
      <w:pPr>
        <w:spacing w:after="120" w:line="360" w:lineRule="auto"/>
        <w:jc w:val="both"/>
      </w:pPr>
      <w:r w:rsidRPr="229D7926" w:rsidR="00C54D21">
        <w:rPr>
          <w:lang w:val="es-ES"/>
        </w:rPr>
        <w:t xml:space="preserve">El corpus es casi enteramente de lengua inglesa. Los metadatos del corpus registran la detección de en </w:t>
      </w:r>
      <w:r w:rsidRPr="229D7926" w:rsidR="00C54D21">
        <w:rPr>
          <w:lang w:val="es-ES"/>
        </w:rPr>
        <w:t xml:space="preserve"> 50.421 de los 50.503 registros. Las detecciones restantes son minoritarias y se interpretan con cautela como posible ruido de identificación automática o como efecto de textos breves, titulares o contenido parcialmente degradado; no acreditan un corpus multilingüe validado.</w:t>
      </w:r>
    </w:p>
    <w:p w:rsidR="00A553D6" w:rsidRDefault="00F5493C" w14:paraId="3078501D" w14:textId="77777777">
      <w:pPr>
        <w:spacing w:after="120" w:line="360" w:lineRule="auto"/>
        <w:jc w:val="both"/>
      </w:pPr>
      <w:r w:rsidRPr="229D7926" w:rsidR="00F5493C">
        <w:rPr>
          <w:lang w:val="es-ES"/>
        </w:rPr>
        <w:t xml:space="preserve">Las reglas de etiqueta conservan la fuente y el rótulo original. En archive2, Fake se mapea a </w:t>
      </w:r>
      <w:r w:rsidRPr="229D7926" w:rsidR="00F5493C">
        <w:rPr>
          <w:rFonts w:ascii="Consolas" w:hAnsi="Consolas" w:eastAsia="Consolas" w:cs="Consolas"/>
          <w:lang w:val="es-ES"/>
        </w:rPr>
        <w:t>fake_news</w:t>
      </w:r>
      <w:r w:rsidRPr="229D7926" w:rsidR="00F5493C">
        <w:rPr>
          <w:lang w:val="es-ES"/>
        </w:rPr>
        <w:t xml:space="preserve"> y </w:t>
      </w:r>
      <w:r w:rsidRPr="229D7926" w:rsidR="00F5493C">
        <w:rPr>
          <w:rFonts w:ascii="Consolas" w:hAnsi="Consolas" w:eastAsia="Consolas" w:cs="Consolas"/>
          <w:lang w:val="es-ES"/>
        </w:rPr>
        <w:t>True</w:t>
      </w:r>
      <w:r w:rsidRPr="229D7926" w:rsidR="00F5493C">
        <w:rPr>
          <w:lang w:val="es-ES"/>
        </w:rPr>
        <w:t xml:space="preserve"> a </w:t>
      </w:r>
      <w:r w:rsidRPr="229D7926" w:rsidR="00F5493C">
        <w:rPr>
          <w:rFonts w:ascii="Consolas" w:hAnsi="Consolas" w:eastAsia="Consolas" w:cs="Consolas"/>
          <w:lang w:val="es-ES"/>
        </w:rPr>
        <w:t>no_fake</w:t>
      </w:r>
      <w:r w:rsidRPr="229D7926" w:rsidR="00F5493C">
        <w:rPr>
          <w:lang w:val="es-ES"/>
        </w:rPr>
        <w:t xml:space="preserve">. En LIAR, </w:t>
      </w:r>
      <w:r w:rsidRPr="229D7926" w:rsidR="00F5493C">
        <w:rPr>
          <w:rFonts w:ascii="Consolas" w:hAnsi="Consolas" w:eastAsia="Consolas" w:cs="Consolas"/>
          <w:lang w:val="es-ES"/>
        </w:rPr>
        <w:t>false</w:t>
      </w:r>
      <w:r w:rsidRPr="229D7926" w:rsidR="00F5493C">
        <w:rPr>
          <w:lang w:val="es-ES"/>
        </w:rPr>
        <w:t xml:space="preserve"> y </w:t>
      </w:r>
      <w:r w:rsidRPr="229D7926" w:rsidR="00F5493C">
        <w:rPr>
          <w:rFonts w:ascii="Consolas" w:hAnsi="Consolas" w:eastAsia="Consolas" w:cs="Consolas"/>
          <w:lang w:val="es-ES"/>
        </w:rPr>
        <w:t>pants-fire</w:t>
      </w:r>
      <w:r w:rsidRPr="229D7926" w:rsidR="00F5493C">
        <w:rPr>
          <w:lang w:val="es-ES"/>
        </w:rPr>
        <w:t xml:space="preserve"> se mapean a </w:t>
      </w:r>
      <w:r w:rsidRPr="229D7926" w:rsidR="00F5493C">
        <w:rPr>
          <w:rFonts w:ascii="Consolas" w:hAnsi="Consolas" w:eastAsia="Consolas" w:cs="Consolas"/>
          <w:lang w:val="es-ES"/>
        </w:rPr>
        <w:t>fake_news</w:t>
      </w:r>
      <w:r w:rsidRPr="229D7926" w:rsidR="00F5493C">
        <w:rPr>
          <w:lang w:val="es-ES"/>
        </w:rPr>
        <w:t xml:space="preserve"> y </w:t>
      </w:r>
      <w:r w:rsidRPr="229D7926" w:rsidR="00F5493C">
        <w:rPr>
          <w:rFonts w:ascii="Consolas" w:hAnsi="Consolas" w:eastAsia="Consolas" w:cs="Consolas"/>
          <w:lang w:val="es-ES"/>
        </w:rPr>
        <w:t>true</w:t>
      </w:r>
      <w:r w:rsidRPr="229D7926" w:rsidR="00F5493C">
        <w:rPr>
          <w:lang w:val="es-ES"/>
        </w:rPr>
        <w:t xml:space="preserve"> a </w:t>
      </w:r>
      <w:r w:rsidRPr="229D7926" w:rsidR="00F5493C">
        <w:rPr>
          <w:rFonts w:ascii="Consolas" w:hAnsi="Consolas" w:eastAsia="Consolas" w:cs="Consolas"/>
          <w:lang w:val="es-ES"/>
        </w:rPr>
        <w:t>no_fake</w:t>
      </w:r>
      <w:r w:rsidRPr="229D7926" w:rsidR="00F5493C">
        <w:rPr>
          <w:lang w:val="es-ES"/>
        </w:rPr>
        <w:t xml:space="preserve">; se excluyen 2.627 </w:t>
      </w:r>
      <w:r w:rsidRPr="229D7926" w:rsidR="00F5493C">
        <w:rPr>
          <w:rFonts w:ascii="Consolas" w:hAnsi="Consolas" w:eastAsia="Consolas" w:cs="Consolas"/>
          <w:lang w:val="es-ES"/>
        </w:rPr>
        <w:t>half-true</w:t>
      </w:r>
      <w:r w:rsidRPr="229D7926" w:rsidR="00F5493C">
        <w:rPr>
          <w:lang w:val="es-ES"/>
        </w:rPr>
        <w:t xml:space="preserve">, 2.454 </w:t>
      </w:r>
      <w:r w:rsidRPr="229D7926" w:rsidR="00F5493C">
        <w:rPr>
          <w:rFonts w:ascii="Consolas" w:hAnsi="Consolas" w:eastAsia="Consolas" w:cs="Consolas"/>
          <w:lang w:val="es-ES"/>
        </w:rPr>
        <w:t>mostly-true</w:t>
      </w:r>
      <w:r w:rsidRPr="229D7926" w:rsidR="00F5493C">
        <w:rPr>
          <w:lang w:val="es-ES"/>
        </w:rPr>
        <w:t xml:space="preserve"> y 2.103 </w:t>
      </w:r>
      <w:r w:rsidRPr="229D7926" w:rsidR="00F5493C">
        <w:rPr>
          <w:rFonts w:ascii="Consolas" w:hAnsi="Consolas" w:eastAsia="Consolas" w:cs="Consolas"/>
          <w:lang w:val="es-ES"/>
        </w:rPr>
        <w:t>barely-true</w:t>
      </w:r>
      <w:r w:rsidRPr="229D7926" w:rsidR="00F5493C">
        <w:rPr>
          <w:lang w:val="es-ES"/>
        </w:rPr>
        <w:t xml:space="preserve">. Dos registros sin texto útil se omiten en la construcción histórica. La clase </w:t>
      </w:r>
      <w:r w:rsidRPr="229D7926" w:rsidR="00F5493C">
        <w:rPr>
          <w:rFonts w:ascii="Consolas" w:hAnsi="Consolas" w:eastAsia="Consolas" w:cs="Consolas"/>
          <w:lang w:val="es-ES"/>
        </w:rPr>
        <w:t>no_fake</w:t>
      </w:r>
      <w:r w:rsidRPr="229D7926" w:rsidR="00F5493C">
        <w:rPr>
          <w:lang w:val="es-ES"/>
        </w:rPr>
        <w:t xml:space="preserve"> es una etiqueta negativa heredada, no una verificación independiente de cada texto.</w:t>
      </w:r>
    </w:p>
    <w:p w:rsidR="00A553D6" w:rsidRDefault="00F5493C" w14:paraId="12A6284D" w14:textId="77777777">
      <w:pPr>
        <w:spacing w:after="120" w:line="360" w:lineRule="auto"/>
        <w:jc w:val="both"/>
      </w:pPr>
      <w:r w:rsidRPr="229D7926" w:rsidR="00F5493C">
        <w:rPr>
          <w:lang w:val="es-ES"/>
        </w:rPr>
        <w:t>La metadata conserva recuentos finales, archivos utilizados, exclusiones, etiquetas originales, splits de LIAR, reglas de limpieza, longitudes de texto y distribución de idiomas. Esta información diferencia la disponibilidad de un CSV de una construcción documentalmente trazable. También permite comprobar que el predominio de archive2 no se oculte al interpretar las métricas posteriores.</w:t>
      </w:r>
    </w:p>
    <w:p w:rsidR="009C649E" w:rsidRDefault="00AB0F71" w14:paraId="0B64DB8E" w14:textId="77777777">
      <w:pPr>
        <w:keepLines/>
        <w:spacing w:after="120" w:line="360" w:lineRule="auto"/>
        <w:jc w:val="both"/>
      </w:pPr>
      <w:r>
        <w:t>La Tabla 9 concilia cada fila original con su estado final. Los 6.090 duplicados exactos son estados exclusivos de la auditoría; las 6.092 fusiones observadas durante una etapa intermedia no constituyen otro total final. La suma de representantes, duplicados y conflictos reproduce las 50.503 entradas.</w:t>
      </w:r>
    </w:p>
    <w:p w:rsidR="003F7554" w:rsidRDefault="00053EC9" w14:paraId="3747984D" w14:textId="77777777">
      <w:pPr>
        <w:keepNext/>
        <w:keepLines/>
        <w:spacing w:after="0" w:line="360" w:lineRule="auto"/>
      </w:pPr>
      <w:r>
        <w:rPr>
          <w:b/>
        </w:rPr>
        <w:t>Tabla 9</w:t>
      </w:r>
    </w:p>
    <w:p w:rsidR="003F7554" w:rsidRDefault="00053EC9" w14:paraId="50AA80E9" w14:textId="77777777">
      <w:pPr>
        <w:keepNext/>
        <w:keepLines/>
        <w:spacing w:after="120" w:line="360" w:lineRule="auto"/>
      </w:pPr>
      <w:r>
        <w:rPr>
          <w:i/>
        </w:rPr>
        <w:t>Conciliación final de filas originales por fuente</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305"/>
        <w:gridCol w:w="1701"/>
        <w:gridCol w:w="2098"/>
        <w:gridCol w:w="1984"/>
        <w:gridCol w:w="1871"/>
      </w:tblGrid>
      <w:tr w:rsidR="003F7554" w:rsidTr="229D7926" w14:paraId="440BC81C" w14:textId="77777777">
        <w:trPr>
          <w:cantSplit/>
          <w:tblHeader/>
          <w:jc w:val="center"/>
        </w:trPr>
        <w:tc>
          <w:tcPr>
            <w:tcW w:w="1304" w:type="dxa"/>
            <w:tcBorders>
              <w:bottom w:val="single" w:color="000000" w:themeColor="text1" w:sz="4" w:space="0"/>
            </w:tcBorders>
            <w:tcMar/>
            <w:vAlign w:val="center"/>
          </w:tcPr>
          <w:p w:rsidR="003F7554" w:rsidRDefault="00053EC9" w14:paraId="38205AAA" w14:textId="77777777">
            <w:pPr>
              <w:keepNext/>
              <w:keepLines/>
              <w:spacing w:after="0" w:line="240" w:lineRule="auto"/>
              <w:jc w:val="center"/>
            </w:pPr>
            <w:r>
              <w:rPr>
                <w:b/>
              </w:rPr>
              <w:t>Fuente</w:t>
            </w:r>
          </w:p>
        </w:tc>
        <w:tc>
          <w:tcPr>
            <w:tcW w:w="1701" w:type="dxa"/>
            <w:tcBorders>
              <w:bottom w:val="single" w:color="000000" w:themeColor="text1" w:sz="4" w:space="0"/>
            </w:tcBorders>
            <w:tcMar/>
            <w:vAlign w:val="center"/>
          </w:tcPr>
          <w:p w:rsidR="003F7554" w:rsidRDefault="00053EC9" w14:paraId="4C42F470" w14:textId="77777777">
            <w:pPr>
              <w:keepNext/>
              <w:keepLines/>
              <w:spacing w:after="0" w:line="240" w:lineRule="auto"/>
              <w:jc w:val="center"/>
            </w:pPr>
            <w:r>
              <w:rPr>
                <w:b/>
              </w:rPr>
              <w:t>Filas originales</w:t>
            </w:r>
          </w:p>
        </w:tc>
        <w:tc>
          <w:tcPr>
            <w:tcW w:w="2098" w:type="dxa"/>
            <w:tcBorders>
              <w:bottom w:val="single" w:color="000000" w:themeColor="text1" w:sz="4" w:space="0"/>
            </w:tcBorders>
            <w:tcMar/>
            <w:vAlign w:val="center"/>
          </w:tcPr>
          <w:p w:rsidR="003F7554" w:rsidRDefault="00053EC9" w14:paraId="3FA84DDF" w14:textId="77777777">
            <w:pPr>
              <w:keepNext/>
              <w:keepLines/>
              <w:spacing w:after="0" w:line="240" w:lineRule="auto"/>
              <w:jc w:val="center"/>
            </w:pPr>
            <w:r>
              <w:rPr>
                <w:b/>
              </w:rPr>
              <w:t>Representantes</w:t>
            </w:r>
          </w:p>
        </w:tc>
        <w:tc>
          <w:tcPr>
            <w:tcW w:w="1984" w:type="dxa"/>
            <w:tcBorders>
              <w:bottom w:val="single" w:color="000000" w:themeColor="text1" w:sz="4" w:space="0"/>
            </w:tcBorders>
            <w:tcMar/>
            <w:vAlign w:val="center"/>
          </w:tcPr>
          <w:p w:rsidR="003F7554" w:rsidRDefault="00053EC9" w14:paraId="36C02E0B" w14:textId="77777777">
            <w:pPr>
              <w:keepNext/>
              <w:keepLines/>
              <w:spacing w:after="0" w:line="240" w:lineRule="auto"/>
              <w:jc w:val="center"/>
            </w:pPr>
            <w:r>
              <w:rPr>
                <w:b/>
              </w:rPr>
              <w:t>Duplicados exactos</w:t>
            </w:r>
          </w:p>
        </w:tc>
        <w:tc>
          <w:tcPr>
            <w:tcW w:w="1871" w:type="dxa"/>
            <w:tcBorders>
              <w:bottom w:val="single" w:color="000000" w:themeColor="text1" w:sz="4" w:space="0"/>
            </w:tcBorders>
            <w:tcMar/>
            <w:vAlign w:val="center"/>
          </w:tcPr>
          <w:p w:rsidR="003F7554" w:rsidRDefault="00053EC9" w14:paraId="05B32129" w14:textId="77777777">
            <w:pPr>
              <w:keepNext/>
              <w:keepLines/>
              <w:spacing w:after="0" w:line="240" w:lineRule="auto"/>
              <w:jc w:val="center"/>
            </w:pPr>
            <w:r>
              <w:rPr>
                <w:b/>
              </w:rPr>
              <w:t>Conflictos excluidos</w:t>
            </w:r>
          </w:p>
        </w:tc>
      </w:tr>
      <w:tr w:rsidR="003F7554" w:rsidTr="229D7926" w14:paraId="635FF2EC" w14:textId="77777777">
        <w:trPr>
          <w:cantSplit/>
          <w:jc w:val="center"/>
        </w:trPr>
        <w:tc>
          <w:tcPr>
            <w:tcW w:w="1304" w:type="dxa"/>
            <w:tcMar/>
            <w:vAlign w:val="center"/>
          </w:tcPr>
          <w:p w:rsidR="003F7554" w:rsidRDefault="00053EC9" w14:paraId="1308A614" w14:textId="77777777">
            <w:pPr>
              <w:keepNext/>
              <w:keepLines/>
              <w:spacing w:after="0" w:line="240" w:lineRule="auto"/>
            </w:pPr>
            <w:r>
              <w:t>archive2</w:t>
            </w:r>
          </w:p>
        </w:tc>
        <w:tc>
          <w:tcPr>
            <w:tcW w:w="1701" w:type="dxa"/>
            <w:tcMar/>
            <w:vAlign w:val="center"/>
          </w:tcPr>
          <w:p w:rsidR="003F7554" w:rsidP="229D7926" w:rsidRDefault="00053EC9" w14:paraId="4DD800D1" w14:textId="77777777">
            <w:pPr>
              <w:keepNext w:val="1"/>
              <w:keepLines w:val="1"/>
              <w:spacing w:after="0" w:line="240" w:lineRule="auto"/>
              <w:jc w:val="center"/>
            </w:pPr>
            <w:r w:rsidR="00053EC9">
              <w:rPr/>
              <w:t>44.898</w:t>
            </w:r>
          </w:p>
        </w:tc>
        <w:tc>
          <w:tcPr>
            <w:tcW w:w="2098" w:type="dxa"/>
            <w:tcMar/>
            <w:vAlign w:val="center"/>
          </w:tcPr>
          <w:p w:rsidR="003F7554" w:rsidP="229D7926" w:rsidRDefault="00053EC9" w14:paraId="72A42A90" w14:textId="77777777">
            <w:pPr>
              <w:keepNext w:val="1"/>
              <w:keepLines w:val="1"/>
              <w:spacing w:after="0" w:line="240" w:lineRule="auto"/>
              <w:jc w:val="center"/>
            </w:pPr>
            <w:r w:rsidR="00053EC9">
              <w:rPr/>
              <w:t>38.826</w:t>
            </w:r>
          </w:p>
        </w:tc>
        <w:tc>
          <w:tcPr>
            <w:tcW w:w="1984" w:type="dxa"/>
            <w:tcMar/>
            <w:vAlign w:val="center"/>
          </w:tcPr>
          <w:p w:rsidR="003F7554" w:rsidP="229D7926" w:rsidRDefault="00053EC9" w14:paraId="1F01D1F2" w14:textId="77777777">
            <w:pPr>
              <w:keepNext w:val="1"/>
              <w:keepLines w:val="1"/>
              <w:spacing w:after="0" w:line="240" w:lineRule="auto"/>
              <w:jc w:val="center"/>
            </w:pPr>
            <w:r w:rsidR="00053EC9">
              <w:rPr/>
              <w:t>6.070</w:t>
            </w:r>
          </w:p>
        </w:tc>
        <w:tc>
          <w:tcPr>
            <w:tcW w:w="1871" w:type="dxa"/>
            <w:tcMar/>
            <w:vAlign w:val="center"/>
          </w:tcPr>
          <w:p w:rsidR="003F7554" w:rsidP="229D7926" w:rsidRDefault="00053EC9" w14:paraId="23DFFFAA" w14:textId="77777777">
            <w:pPr>
              <w:keepNext w:val="1"/>
              <w:keepLines w:val="1"/>
              <w:spacing w:after="0" w:line="240" w:lineRule="auto"/>
              <w:jc w:val="center"/>
            </w:pPr>
            <w:r w:rsidR="00053EC9">
              <w:rPr/>
              <w:t>2</w:t>
            </w:r>
          </w:p>
        </w:tc>
      </w:tr>
      <w:tr w:rsidR="003F7554" w:rsidTr="229D7926" w14:paraId="5312A59E" w14:textId="77777777">
        <w:trPr>
          <w:cantSplit/>
          <w:jc w:val="center"/>
        </w:trPr>
        <w:tc>
          <w:tcPr>
            <w:tcW w:w="1304" w:type="dxa"/>
            <w:tcMar/>
            <w:vAlign w:val="center"/>
          </w:tcPr>
          <w:p w:rsidR="003F7554" w:rsidRDefault="00053EC9" w14:paraId="72F74397" w14:textId="77777777">
            <w:pPr>
              <w:keepNext/>
              <w:keepLines/>
              <w:spacing w:after="0" w:line="240" w:lineRule="auto"/>
            </w:pPr>
            <w:r>
              <w:t>LIAR</w:t>
            </w:r>
          </w:p>
        </w:tc>
        <w:tc>
          <w:tcPr>
            <w:tcW w:w="1701" w:type="dxa"/>
            <w:tcMar/>
            <w:vAlign w:val="center"/>
          </w:tcPr>
          <w:p w:rsidR="003F7554" w:rsidP="229D7926" w:rsidRDefault="00053EC9" w14:paraId="12E8DB5D" w14:textId="77777777">
            <w:pPr>
              <w:keepNext w:val="1"/>
              <w:keepLines w:val="1"/>
              <w:spacing w:after="0" w:line="240" w:lineRule="auto"/>
              <w:jc w:val="center"/>
            </w:pPr>
            <w:r w:rsidR="00053EC9">
              <w:rPr/>
              <w:t>5.605</w:t>
            </w:r>
          </w:p>
        </w:tc>
        <w:tc>
          <w:tcPr>
            <w:tcW w:w="2098" w:type="dxa"/>
            <w:tcMar/>
            <w:vAlign w:val="center"/>
          </w:tcPr>
          <w:p w:rsidR="003F7554" w:rsidP="229D7926" w:rsidRDefault="00053EC9" w14:paraId="0A343AA8" w14:textId="77777777">
            <w:pPr>
              <w:keepNext w:val="1"/>
              <w:keepLines w:val="1"/>
              <w:spacing w:after="0" w:line="240" w:lineRule="auto"/>
              <w:jc w:val="center"/>
            </w:pPr>
            <w:r w:rsidR="00053EC9">
              <w:rPr/>
              <w:t>5.582</w:t>
            </w:r>
          </w:p>
        </w:tc>
        <w:tc>
          <w:tcPr>
            <w:tcW w:w="1984" w:type="dxa"/>
            <w:tcMar/>
            <w:vAlign w:val="center"/>
          </w:tcPr>
          <w:p w:rsidR="003F7554" w:rsidP="229D7926" w:rsidRDefault="00053EC9" w14:paraId="10BAF788" w14:textId="77777777">
            <w:pPr>
              <w:keepNext w:val="1"/>
              <w:keepLines w:val="1"/>
              <w:spacing w:after="0" w:line="240" w:lineRule="auto"/>
              <w:jc w:val="center"/>
            </w:pPr>
            <w:r w:rsidR="00053EC9">
              <w:rPr/>
              <w:t>20</w:t>
            </w:r>
          </w:p>
        </w:tc>
        <w:tc>
          <w:tcPr>
            <w:tcW w:w="1871" w:type="dxa"/>
            <w:tcMar/>
            <w:vAlign w:val="center"/>
          </w:tcPr>
          <w:p w:rsidR="003F7554" w:rsidP="229D7926" w:rsidRDefault="00053EC9" w14:paraId="6FB6CE3B" w14:textId="77777777">
            <w:pPr>
              <w:keepNext w:val="1"/>
              <w:keepLines w:val="1"/>
              <w:spacing w:after="0" w:line="240" w:lineRule="auto"/>
              <w:jc w:val="center"/>
            </w:pPr>
            <w:r w:rsidR="00053EC9">
              <w:rPr/>
              <w:t>3</w:t>
            </w:r>
          </w:p>
        </w:tc>
      </w:tr>
      <w:tr w:rsidR="003F7554" w:rsidTr="229D7926" w14:paraId="0C06667A" w14:textId="77777777">
        <w:trPr>
          <w:cantSplit/>
          <w:jc w:val="center"/>
        </w:trPr>
        <w:tc>
          <w:tcPr>
            <w:tcW w:w="1304" w:type="dxa"/>
            <w:tcMar/>
            <w:vAlign w:val="center"/>
          </w:tcPr>
          <w:p w:rsidR="003F7554" w:rsidRDefault="00053EC9" w14:paraId="0D6885BA" w14:textId="77777777">
            <w:pPr>
              <w:keepNext/>
              <w:keepLines/>
              <w:spacing w:after="0" w:line="240" w:lineRule="auto"/>
            </w:pPr>
            <w:r>
              <w:t>Total</w:t>
            </w:r>
          </w:p>
        </w:tc>
        <w:tc>
          <w:tcPr>
            <w:tcW w:w="1701" w:type="dxa"/>
            <w:tcMar/>
            <w:vAlign w:val="center"/>
          </w:tcPr>
          <w:p w:rsidR="003F7554" w:rsidP="229D7926" w:rsidRDefault="00053EC9" w14:paraId="7DDEF68D" w14:textId="77777777">
            <w:pPr>
              <w:keepNext w:val="1"/>
              <w:keepLines w:val="1"/>
              <w:spacing w:after="0" w:line="240" w:lineRule="auto"/>
              <w:jc w:val="center"/>
            </w:pPr>
            <w:r w:rsidR="00053EC9">
              <w:rPr/>
              <w:t>50.503</w:t>
            </w:r>
          </w:p>
        </w:tc>
        <w:tc>
          <w:tcPr>
            <w:tcW w:w="2098" w:type="dxa"/>
            <w:tcMar/>
            <w:vAlign w:val="center"/>
          </w:tcPr>
          <w:p w:rsidR="003F7554" w:rsidP="229D7926" w:rsidRDefault="00053EC9" w14:paraId="6DA57216" w14:textId="77777777">
            <w:pPr>
              <w:keepNext w:val="1"/>
              <w:keepLines w:val="1"/>
              <w:spacing w:after="0" w:line="240" w:lineRule="auto"/>
              <w:jc w:val="center"/>
            </w:pPr>
            <w:r w:rsidR="00053EC9">
              <w:rPr/>
              <w:t>44.408</w:t>
            </w:r>
          </w:p>
        </w:tc>
        <w:tc>
          <w:tcPr>
            <w:tcW w:w="1984" w:type="dxa"/>
            <w:tcMar/>
            <w:vAlign w:val="center"/>
          </w:tcPr>
          <w:p w:rsidR="003F7554" w:rsidP="229D7926" w:rsidRDefault="00053EC9" w14:paraId="7F16A15C" w14:textId="77777777">
            <w:pPr>
              <w:keepNext w:val="1"/>
              <w:keepLines w:val="1"/>
              <w:spacing w:after="0" w:line="240" w:lineRule="auto"/>
              <w:jc w:val="center"/>
            </w:pPr>
            <w:r w:rsidR="00053EC9">
              <w:rPr/>
              <w:t>6.090</w:t>
            </w:r>
          </w:p>
        </w:tc>
        <w:tc>
          <w:tcPr>
            <w:tcW w:w="1871" w:type="dxa"/>
            <w:tcMar/>
            <w:vAlign w:val="center"/>
          </w:tcPr>
          <w:p w:rsidR="003F7554" w:rsidP="229D7926" w:rsidRDefault="00053EC9" w14:paraId="223951DE" w14:textId="77777777">
            <w:pPr>
              <w:keepNext w:val="1"/>
              <w:keepLines w:val="1"/>
              <w:spacing w:after="0" w:line="240" w:lineRule="auto"/>
              <w:jc w:val="center"/>
            </w:pPr>
            <w:r w:rsidR="00053EC9">
              <w:rPr/>
              <w:t>5</w:t>
            </w:r>
          </w:p>
        </w:tc>
      </w:tr>
    </w:tbl>
    <w:p w:rsidR="003F7554" w:rsidP="229D7926" w:rsidRDefault="00053EC9" w14:paraId="6C960BF7" w14:textId="77777777">
      <w:pPr>
        <w:keepLines w:val="1"/>
        <w:spacing w:after="120" w:line="360" w:lineRule="auto"/>
        <w:jc w:val="both"/>
      </w:pPr>
      <w:r w:rsidRPr="229D7926" w:rsidR="00053EC9">
        <w:rPr>
          <w:i w:val="1"/>
          <w:iCs w:val="1"/>
          <w:lang w:val="es-ES"/>
        </w:rPr>
        <w:t>Nota.</w:t>
      </w:r>
      <w:r w:rsidRPr="229D7926" w:rsidR="00053EC9">
        <w:rPr>
          <w:lang w:val="es-ES"/>
        </w:rPr>
        <w:t xml:space="preserve"> Las categorías son mutuamente excluyentes y suman las filas originales. </w:t>
      </w:r>
      <w:r w:rsidRPr="229D7926" w:rsidR="00053EC9">
        <w:rPr>
          <w:lang w:val="es-ES"/>
        </w:rPr>
        <w:t>Los componentes conflictivos pueden incluir representantes y aliases exactos.</w:t>
      </w:r>
    </w:p>
    <w:p w:rsidR="009C649E" w:rsidRDefault="00AB0F71" w14:paraId="53560508" w14:textId="77777777">
      <w:pPr>
        <w:keepLines w:val="1"/>
        <w:spacing w:after="120" w:line="360" w:lineRule="auto"/>
        <w:jc w:val="both"/>
      </w:pPr>
      <w:r w:rsidRPr="229D7926" w:rsidR="00AB0F71">
        <w:rPr>
          <w:lang w:val="es-ES"/>
        </w:rPr>
        <w:t xml:space="preserve">La construcción conserva las variantes no idénticas en un mismo grupo y descarta íntegramente los componentes con etiquetas contradictorias. La Tabla 10 ordena las fases sin confundir la preparación derivada con el </w:t>
      </w:r>
      <w:r w:rsidRPr="229D7926" w:rsidR="00AB0F71">
        <w:rPr>
          <w:i w:val="1"/>
          <w:iCs w:val="1"/>
          <w:lang w:val="es-ES"/>
        </w:rPr>
        <w:t>baseline</w:t>
      </w:r>
      <w:r w:rsidRPr="229D7926" w:rsidR="00AB0F71">
        <w:rPr>
          <w:lang w:val="es-ES"/>
        </w:rPr>
        <w:t xml:space="preserve"> de una sola partición.</w:t>
      </w:r>
    </w:p>
    <w:p w:rsidR="009C649E" w:rsidRDefault="00AB0F71" w14:paraId="260BD8F4" w14:textId="77777777">
      <w:pPr>
        <w:keepNext/>
        <w:keepLines/>
        <w:spacing w:after="0" w:line="360" w:lineRule="auto"/>
      </w:pPr>
      <w:r>
        <w:rPr>
          <w:b/>
        </w:rPr>
        <w:t>Tabla 10</w:t>
      </w:r>
    </w:p>
    <w:p w:rsidR="009C649E" w:rsidRDefault="00AB0F71" w14:paraId="2F8EC256" w14:textId="77777777">
      <w:pPr>
        <w:keepNext/>
        <w:keepLines/>
        <w:spacing w:after="120" w:line="360" w:lineRule="auto"/>
      </w:pPr>
      <w:r>
        <w:rPr>
          <w:i/>
        </w:rPr>
        <w:t>Fases de construcción y contratos de salida</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9C649E" w:rsidTr="229D7926" w14:paraId="6A71C8D0" w14:textId="77777777">
        <w:trPr>
          <w:cantSplit/>
          <w:tblHeader/>
          <w:jc w:val="center"/>
        </w:trPr>
        <w:tc>
          <w:tcPr>
            <w:tcW w:w="2015" w:type="dxa"/>
            <w:tcBorders>
              <w:bottom w:val="single" w:color="000000" w:themeColor="text1" w:sz="4" w:space="0"/>
            </w:tcBorders>
            <w:tcMar/>
            <w:vAlign w:val="center"/>
          </w:tcPr>
          <w:p w:rsidR="009C649E" w:rsidRDefault="00AB0F71" w14:paraId="12C231D7" w14:textId="77777777">
            <w:pPr>
              <w:keepNext/>
              <w:keepLines/>
              <w:spacing w:after="0" w:line="240" w:lineRule="auto"/>
              <w:jc w:val="center"/>
            </w:pPr>
            <w:r>
              <w:rPr>
                <w:b/>
              </w:rPr>
              <w:t>Fase</w:t>
            </w:r>
          </w:p>
        </w:tc>
        <w:tc>
          <w:tcPr>
            <w:tcW w:w="3247" w:type="dxa"/>
            <w:tcBorders>
              <w:bottom w:val="single" w:color="000000" w:themeColor="text1" w:sz="4" w:space="0"/>
            </w:tcBorders>
            <w:tcMar/>
            <w:vAlign w:val="center"/>
          </w:tcPr>
          <w:p w:rsidR="009C649E" w:rsidRDefault="00AB0F71" w14:paraId="3EFEBB5B" w14:textId="77777777">
            <w:pPr>
              <w:keepNext/>
              <w:keepLines/>
              <w:spacing w:after="0" w:line="240" w:lineRule="auto"/>
              <w:jc w:val="center"/>
            </w:pPr>
            <w:r>
              <w:rPr>
                <w:b/>
              </w:rPr>
              <w:t>Entrada</w:t>
            </w:r>
          </w:p>
        </w:tc>
        <w:tc>
          <w:tcPr>
            <w:tcW w:w="3695" w:type="dxa"/>
            <w:tcBorders>
              <w:bottom w:val="single" w:color="000000" w:themeColor="text1" w:sz="4" w:space="0"/>
            </w:tcBorders>
            <w:tcMar/>
            <w:vAlign w:val="center"/>
          </w:tcPr>
          <w:p w:rsidR="009C649E" w:rsidRDefault="00AB0F71" w14:paraId="4D665904" w14:textId="77777777">
            <w:pPr>
              <w:keepNext/>
              <w:keepLines/>
              <w:spacing w:after="0" w:line="240" w:lineRule="auto"/>
              <w:jc w:val="center"/>
            </w:pPr>
            <w:r>
              <w:rPr>
                <w:b/>
              </w:rPr>
              <w:t>Salida o invariante</w:t>
            </w:r>
          </w:p>
        </w:tc>
      </w:tr>
      <w:tr w:rsidR="009C649E" w:rsidTr="229D7926" w14:paraId="3414E483" w14:textId="77777777">
        <w:trPr>
          <w:cantSplit/>
          <w:jc w:val="center"/>
        </w:trPr>
        <w:tc>
          <w:tcPr>
            <w:tcW w:w="2015" w:type="dxa"/>
            <w:tcMar/>
            <w:vAlign w:val="center"/>
          </w:tcPr>
          <w:p w:rsidR="009C649E" w:rsidRDefault="00AB0F71" w14:paraId="2A31D604" w14:textId="77777777">
            <w:pPr>
              <w:keepNext/>
              <w:keepLines/>
              <w:spacing w:after="0" w:line="240" w:lineRule="auto"/>
            </w:pPr>
            <w:r>
              <w:t>Lectura archive2</w:t>
            </w:r>
          </w:p>
        </w:tc>
        <w:tc>
          <w:tcPr>
            <w:tcW w:w="3247" w:type="dxa"/>
            <w:tcMar/>
            <w:vAlign w:val="center"/>
          </w:tcPr>
          <w:p w:rsidR="009C649E" w:rsidRDefault="00AB0F71" w14:paraId="54EC13FF" w14:textId="77777777">
            <w:pPr>
              <w:keepNext/>
              <w:keepLines/>
              <w:spacing w:after="0" w:line="240" w:lineRule="auto"/>
            </w:pPr>
            <w:r>
              <w:t>Fake.csv y True.csv.</w:t>
            </w:r>
          </w:p>
        </w:tc>
        <w:tc>
          <w:tcPr>
            <w:tcW w:w="3695" w:type="dxa"/>
            <w:tcMar/>
            <w:vAlign w:val="center"/>
          </w:tcPr>
          <w:p w:rsidR="009C649E" w:rsidRDefault="00AB0F71" w14:paraId="7FC7EE7B" w14:textId="77777777">
            <w:pPr>
              <w:keepNext/>
              <w:keepLines/>
              <w:spacing w:after="0" w:line="240" w:lineRule="auto"/>
            </w:pPr>
            <w:r>
              <w:t>Procedencia y etiqueta binaria heredadas; incorporación posterior a la auditoría derivada.</w:t>
            </w:r>
          </w:p>
        </w:tc>
      </w:tr>
      <w:tr w:rsidR="009C649E" w:rsidTr="229D7926" w14:paraId="48CEEC95" w14:textId="77777777">
        <w:trPr>
          <w:cantSplit/>
          <w:jc w:val="center"/>
        </w:trPr>
        <w:tc>
          <w:tcPr>
            <w:tcW w:w="2015" w:type="dxa"/>
            <w:tcMar/>
            <w:vAlign w:val="center"/>
          </w:tcPr>
          <w:p w:rsidR="009C649E" w:rsidRDefault="00AB0F71" w14:paraId="208F4AEF" w14:textId="77777777">
            <w:pPr>
              <w:keepNext/>
              <w:keepLines/>
              <w:spacing w:after="0" w:line="240" w:lineRule="auto"/>
            </w:pPr>
            <w:r>
              <w:t>Lectura LIAR</w:t>
            </w:r>
          </w:p>
        </w:tc>
        <w:tc>
          <w:tcPr>
            <w:tcW w:w="3247" w:type="dxa"/>
            <w:tcMar/>
            <w:vAlign w:val="center"/>
          </w:tcPr>
          <w:p w:rsidR="009C649E" w:rsidRDefault="00AB0F71" w14:paraId="343A8865" w14:textId="77777777">
            <w:pPr>
              <w:keepNext w:val="1"/>
              <w:keepLines w:val="1"/>
              <w:spacing w:after="0" w:line="240" w:lineRule="auto"/>
            </w:pPr>
            <w:r w:rsidRPr="229D7926" w:rsidR="00AB0F71">
              <w:rPr>
                <w:lang w:val="es-ES"/>
              </w:rPr>
              <w:t>Particiones train, valid y test con etiqueta original.</w:t>
            </w:r>
          </w:p>
        </w:tc>
        <w:tc>
          <w:tcPr>
            <w:tcW w:w="3695" w:type="dxa"/>
            <w:tcMar/>
            <w:vAlign w:val="center"/>
          </w:tcPr>
          <w:p w:rsidR="009C649E" w:rsidRDefault="00AB0F71" w14:paraId="448F4ECD" w14:textId="77777777">
            <w:pPr>
              <w:keepNext w:val="1"/>
              <w:keepLines w:val="1"/>
              <w:spacing w:after="0" w:line="240" w:lineRule="auto"/>
            </w:pPr>
            <w:r w:rsidRPr="229D7926" w:rsidR="00AB0F71">
              <w:rPr>
                <w:lang w:val="es-ES"/>
              </w:rPr>
              <w:t>Solo true, false y pants-fire pasan al mapeo binario.</w:t>
            </w:r>
          </w:p>
        </w:tc>
      </w:tr>
      <w:tr w:rsidR="009C649E" w:rsidTr="229D7926" w14:paraId="7C881C0A" w14:textId="77777777">
        <w:trPr>
          <w:cantSplit/>
          <w:jc w:val="center"/>
        </w:trPr>
        <w:tc>
          <w:tcPr>
            <w:tcW w:w="2015" w:type="dxa"/>
            <w:tcMar/>
            <w:vAlign w:val="center"/>
          </w:tcPr>
          <w:p w:rsidR="009C649E" w:rsidRDefault="00AB0F71" w14:paraId="4556EF5D" w14:textId="77777777">
            <w:pPr>
              <w:keepLines/>
              <w:spacing w:after="0" w:line="240" w:lineRule="auto"/>
            </w:pPr>
            <w:r>
              <w:t>Exclusión</w:t>
            </w:r>
          </w:p>
        </w:tc>
        <w:tc>
          <w:tcPr>
            <w:tcW w:w="3247" w:type="dxa"/>
            <w:tcMar/>
            <w:vAlign w:val="center"/>
          </w:tcPr>
          <w:p w:rsidR="009C649E" w:rsidRDefault="00AB0F71" w14:paraId="33299775" w14:textId="77777777">
            <w:pPr>
              <w:keepLines/>
              <w:spacing w:after="0" w:line="240" w:lineRule="auto"/>
            </w:pPr>
            <w:r>
              <w:t>Etiquetas intermedias y filas vacías.</w:t>
            </w:r>
          </w:p>
        </w:tc>
        <w:tc>
          <w:tcPr>
            <w:tcW w:w="3695" w:type="dxa"/>
            <w:tcMar/>
            <w:vAlign w:val="center"/>
          </w:tcPr>
          <w:p w:rsidR="009C649E" w:rsidRDefault="00AB0F71" w14:paraId="5DA420B8" w14:textId="77777777">
            <w:pPr>
              <w:keepLines/>
              <w:spacing w:after="0" w:line="240" w:lineRule="auto"/>
            </w:pPr>
            <w:r>
              <w:t>No se fuerza una clase cuando el significado es intermedio o falta texto.</w:t>
            </w:r>
          </w:p>
        </w:tc>
      </w:tr>
      <w:tr w:rsidR="009C649E" w:rsidTr="229D7926" w14:paraId="1AF3F31B" w14:textId="77777777">
        <w:trPr>
          <w:cantSplit/>
          <w:jc w:val="center"/>
        </w:trPr>
        <w:tc>
          <w:tcPr>
            <w:tcW w:w="2015" w:type="dxa"/>
            <w:tcMar/>
            <w:vAlign w:val="center"/>
          </w:tcPr>
          <w:p w:rsidR="009C649E" w:rsidRDefault="00AB0F71" w14:paraId="0CA8ACBD" w14:textId="77777777">
            <w:pPr>
              <w:keepLines/>
              <w:spacing w:after="0" w:line="240" w:lineRule="auto"/>
            </w:pPr>
            <w:r>
              <w:t>Normalización de esquema</w:t>
            </w:r>
          </w:p>
        </w:tc>
        <w:tc>
          <w:tcPr>
            <w:tcW w:w="3247" w:type="dxa"/>
            <w:tcMar/>
            <w:vAlign w:val="center"/>
          </w:tcPr>
          <w:p w:rsidR="009C649E" w:rsidRDefault="00AB0F71" w14:paraId="3DF780F0" w14:textId="77777777">
            <w:pPr>
              <w:keepLines/>
              <w:spacing w:after="0" w:line="240" w:lineRule="auto"/>
            </w:pPr>
            <w:r>
              <w:t>Columnas heterogéneas de ambas fuentes.</w:t>
            </w:r>
          </w:p>
        </w:tc>
        <w:tc>
          <w:tcPr>
            <w:tcW w:w="3695" w:type="dxa"/>
            <w:tcMar/>
            <w:vAlign w:val="center"/>
          </w:tcPr>
          <w:p w:rsidR="009C649E" w:rsidRDefault="00AB0F71" w14:paraId="5B1A4C74" w14:textId="77777777">
            <w:pPr>
              <w:keepLines/>
              <w:spacing w:after="0" w:line="240" w:lineRule="auto"/>
            </w:pPr>
            <w:r>
              <w:t>Se emiten los campos del contrato canónico.</w:t>
            </w:r>
          </w:p>
        </w:tc>
      </w:tr>
      <w:tr w:rsidR="009C649E" w:rsidTr="229D7926" w14:paraId="219E2B32" w14:textId="77777777">
        <w:trPr>
          <w:cantSplit/>
          <w:jc w:val="center"/>
        </w:trPr>
        <w:tc>
          <w:tcPr>
            <w:tcW w:w="2015" w:type="dxa"/>
            <w:tcMar/>
            <w:vAlign w:val="center"/>
          </w:tcPr>
          <w:p w:rsidR="009C649E" w:rsidRDefault="00AB0F71" w14:paraId="1BC21B0B" w14:textId="77777777">
            <w:pPr>
              <w:keepLines/>
              <w:spacing w:after="0" w:line="240" w:lineRule="auto"/>
            </w:pPr>
            <w:r>
              <w:t>Identificación</w:t>
            </w:r>
          </w:p>
        </w:tc>
        <w:tc>
          <w:tcPr>
            <w:tcW w:w="3247" w:type="dxa"/>
            <w:tcMar/>
            <w:vAlign w:val="center"/>
          </w:tcPr>
          <w:p w:rsidR="009C649E" w:rsidRDefault="00AB0F71" w14:paraId="00942C5F" w14:textId="77777777">
            <w:pPr>
              <w:keepLines/>
              <w:spacing w:after="0" w:line="240" w:lineRule="auto"/>
            </w:pPr>
            <w:r>
              <w:t>Fuente, colección y registro de origen.</w:t>
            </w:r>
          </w:p>
        </w:tc>
        <w:tc>
          <w:tcPr>
            <w:tcW w:w="3695" w:type="dxa"/>
            <w:tcMar/>
            <w:vAlign w:val="center"/>
          </w:tcPr>
          <w:p w:rsidR="009C649E" w:rsidRDefault="00AB0F71" w14:paraId="4F76F4E7" w14:textId="77777777">
            <w:pPr>
              <w:keepLines w:val="1"/>
              <w:spacing w:after="0" w:line="240" w:lineRule="auto"/>
            </w:pPr>
            <w:r w:rsidRPr="229D7926" w:rsidR="00AB0F71">
              <w:rPr>
                <w:lang w:val="es-ES"/>
              </w:rPr>
              <w:t>source_id permite rastreo y detección de duplicados.</w:t>
            </w:r>
          </w:p>
        </w:tc>
      </w:tr>
      <w:tr w:rsidR="009C649E" w:rsidTr="229D7926" w14:paraId="06DD431F" w14:textId="77777777">
        <w:trPr>
          <w:cantSplit/>
          <w:jc w:val="center"/>
        </w:trPr>
        <w:tc>
          <w:tcPr>
            <w:tcW w:w="2015" w:type="dxa"/>
            <w:tcMar/>
            <w:vAlign w:val="center"/>
          </w:tcPr>
          <w:p w:rsidR="009C649E" w:rsidRDefault="00AB0F71" w14:paraId="4BEBE3F9" w14:textId="77777777">
            <w:pPr>
              <w:keepLines/>
              <w:spacing w:after="0" w:line="240" w:lineRule="auto"/>
            </w:pPr>
            <w:r>
              <w:t>Preprocesamiento</w:t>
            </w:r>
          </w:p>
        </w:tc>
        <w:tc>
          <w:tcPr>
            <w:tcW w:w="3247" w:type="dxa"/>
            <w:tcMar/>
            <w:vAlign w:val="center"/>
          </w:tcPr>
          <w:p w:rsidR="009C649E" w:rsidRDefault="00AB0F71" w14:paraId="339593E3" w14:textId="77777777">
            <w:pPr>
              <w:keepLines w:val="1"/>
              <w:spacing w:after="0" w:line="240" w:lineRule="auto"/>
            </w:pPr>
            <w:r w:rsidRPr="229D7926" w:rsidR="00AB0F71">
              <w:rPr>
                <w:lang w:val="es-ES"/>
              </w:rPr>
              <w:t>text y reglas declaradas.</w:t>
            </w:r>
          </w:p>
        </w:tc>
        <w:tc>
          <w:tcPr>
            <w:tcW w:w="3695" w:type="dxa"/>
            <w:tcMar/>
            <w:vAlign w:val="center"/>
          </w:tcPr>
          <w:p w:rsidR="009C649E" w:rsidRDefault="00AB0F71" w14:paraId="0C57296F" w14:textId="77777777">
            <w:pPr>
              <w:keepLines w:val="1"/>
              <w:spacing w:after="0" w:line="240" w:lineRule="auto"/>
            </w:pPr>
            <w:r w:rsidRPr="229D7926" w:rsidR="00AB0F71">
              <w:rPr>
                <w:lang w:val="es-ES"/>
              </w:rPr>
              <w:t>normalized_text se deriva sin reemplazar el texto original.</w:t>
            </w:r>
          </w:p>
        </w:tc>
      </w:tr>
      <w:tr w:rsidR="009C649E" w:rsidTr="229D7926" w14:paraId="15772D06" w14:textId="77777777">
        <w:trPr>
          <w:cantSplit/>
          <w:jc w:val="center"/>
        </w:trPr>
        <w:tc>
          <w:tcPr>
            <w:tcW w:w="2015" w:type="dxa"/>
            <w:tcMar/>
            <w:vAlign w:val="center"/>
          </w:tcPr>
          <w:p w:rsidR="009C649E" w:rsidRDefault="00AB0F71" w14:paraId="7164ADC9" w14:textId="77777777">
            <w:pPr>
              <w:keepLines/>
              <w:spacing w:after="0" w:line="240" w:lineRule="auto"/>
            </w:pPr>
            <w:r>
              <w:t>Validación</w:t>
            </w:r>
          </w:p>
        </w:tc>
        <w:tc>
          <w:tcPr>
            <w:tcW w:w="3247" w:type="dxa"/>
            <w:tcMar/>
            <w:vAlign w:val="center"/>
          </w:tcPr>
          <w:p w:rsidR="009C649E" w:rsidRDefault="00AB0F71" w14:paraId="3E6BFAB2" w14:textId="77777777">
            <w:pPr>
              <w:keepLines w:val="1"/>
              <w:spacing w:after="0" w:line="240" w:lineRule="auto"/>
            </w:pPr>
            <w:r w:rsidRPr="229D7926" w:rsidR="00AB0F71">
              <w:rPr>
                <w:lang w:val="es-ES"/>
              </w:rPr>
              <w:t>Corpus integrado y metadata.</w:t>
            </w:r>
          </w:p>
        </w:tc>
        <w:tc>
          <w:tcPr>
            <w:tcW w:w="3695" w:type="dxa"/>
            <w:tcMar/>
            <w:vAlign w:val="center"/>
          </w:tcPr>
          <w:p w:rsidR="009C649E" w:rsidRDefault="00AB0F71" w14:paraId="4F7D501C" w14:textId="77777777">
            <w:pPr>
              <w:keepLines/>
              <w:spacing w:after="0" w:line="240" w:lineRule="auto"/>
            </w:pPr>
            <w:r>
              <w:t>El entrenamiento exige esquema, etiquetas y texto consistentes.</w:t>
            </w:r>
          </w:p>
        </w:tc>
      </w:tr>
      <w:tr w:rsidR="009C649E" w:rsidTr="229D7926" w14:paraId="3D565AE9" w14:textId="77777777">
        <w:trPr>
          <w:cantSplit/>
          <w:jc w:val="center"/>
        </w:trPr>
        <w:tc>
          <w:tcPr>
            <w:tcW w:w="2015" w:type="dxa"/>
            <w:tcMar/>
            <w:vAlign w:val="center"/>
          </w:tcPr>
          <w:p w:rsidR="009C649E" w:rsidRDefault="00AB0F71" w14:paraId="1806F368" w14:textId="77777777">
            <w:pPr>
              <w:keepNext/>
              <w:keepLines/>
              <w:spacing w:after="0" w:line="240" w:lineRule="auto"/>
            </w:pPr>
            <w:r>
              <w:t>Persistencia</w:t>
            </w:r>
          </w:p>
        </w:tc>
        <w:tc>
          <w:tcPr>
            <w:tcW w:w="3247" w:type="dxa"/>
            <w:tcMar/>
            <w:vAlign w:val="center"/>
          </w:tcPr>
          <w:p w:rsidR="009C649E" w:rsidRDefault="00AB0F71" w14:paraId="5DB4A769" w14:textId="77777777">
            <w:pPr>
              <w:keepNext w:val="1"/>
              <w:keepLines w:val="1"/>
              <w:spacing w:after="0" w:line="240" w:lineRule="auto"/>
            </w:pPr>
            <w:r w:rsidRPr="229D7926" w:rsidR="00AB0F71">
              <w:rPr>
                <w:lang w:val="es-ES"/>
              </w:rPr>
              <w:t>Dataset, metadata y manifiesto del run.</w:t>
            </w:r>
          </w:p>
        </w:tc>
        <w:tc>
          <w:tcPr>
            <w:tcW w:w="3695" w:type="dxa"/>
            <w:tcMar/>
            <w:vAlign w:val="center"/>
          </w:tcPr>
          <w:p w:rsidR="009C649E" w:rsidRDefault="00AB0F71" w14:paraId="76873DAF" w14:textId="77777777">
            <w:pPr>
              <w:keepNext w:val="1"/>
              <w:keepLines w:val="1"/>
              <w:spacing w:after="0" w:line="240" w:lineRule="auto"/>
            </w:pPr>
            <w:r w:rsidRPr="229D7926" w:rsidR="00AB0F71">
              <w:rPr>
                <w:lang w:val="es-ES"/>
              </w:rPr>
              <w:t>Corpus derivado, auditoría por fila y manifiesto de robustez vinculados a un run_id.</w:t>
            </w:r>
          </w:p>
        </w:tc>
      </w:tr>
    </w:tbl>
    <w:p w:rsidR="009C649E" w:rsidP="229D7926" w:rsidRDefault="00AB0F71" w14:paraId="34EA6BB2" w14:textId="77777777">
      <w:pPr>
        <w:keepLines w:val="1"/>
        <w:spacing w:after="120" w:line="360" w:lineRule="auto"/>
        <w:jc w:val="both"/>
      </w:pPr>
      <w:r w:rsidRPr="229D7926" w:rsidR="00AB0F71">
        <w:rPr>
          <w:i w:val="1"/>
          <w:iCs w:val="1"/>
        </w:rPr>
        <w:t>Nota.</w:t>
      </w:r>
      <w:r w:rsidR="00AB0F71">
        <w:rPr/>
        <w:t xml:space="preserve"> El flujo actual conserva un corpus derivado independiente y no sobrescribe el corpus histórico.</w:t>
      </w:r>
    </w:p>
    <w:p w:rsidR="009C649E" w:rsidRDefault="00AB0F71" w14:paraId="20325758" w14:textId="77777777">
      <w:pPr>
        <w:keepLines w:val="1"/>
        <w:spacing w:after="120" w:line="360" w:lineRule="auto"/>
        <w:jc w:val="both"/>
      </w:pPr>
      <w:r w:rsidRPr="229D7926" w:rsidR="00AB0F71">
        <w:rPr>
          <w:lang w:val="es-ES"/>
        </w:rPr>
        <w:t>La búsqueda aproximada toma todas las secuencias contiguas de cinco palabras, sin recortar su inicio, centro o final. MinHash LSH propone candidatos; solo Jaccard sobre las secuencias completas confirma cada relación. Los componentes conexos se forman antes de descartar conflictos. La Tabla 11 fija los parámetros y sus límites.</w:t>
      </w:r>
    </w:p>
    <w:p w:rsidR="003F7554" w:rsidRDefault="00053EC9" w14:paraId="464D8FFA" w14:textId="77777777">
      <w:pPr>
        <w:keepNext/>
        <w:keepLines/>
        <w:spacing w:after="0" w:line="360" w:lineRule="auto"/>
      </w:pPr>
      <w:r>
        <w:rPr>
          <w:b/>
        </w:rPr>
        <w:t>Tabla 11</w:t>
      </w:r>
    </w:p>
    <w:p w:rsidR="003F7554" w:rsidRDefault="00053EC9" w14:paraId="28994ED3" w14:textId="77777777">
      <w:pPr>
        <w:keepNext w:val="1"/>
        <w:keepLines w:val="1"/>
        <w:spacing w:after="120" w:line="360" w:lineRule="auto"/>
      </w:pPr>
      <w:r w:rsidRPr="229D7926" w:rsidR="00053EC9">
        <w:rPr>
          <w:i w:val="1"/>
          <w:iCs w:val="1"/>
          <w:lang w:val="es-ES"/>
        </w:rPr>
        <w:t>Parámetros de agrupación y límites de la deduplicación</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3F7554" w:rsidTr="229D7926" w14:paraId="6CEAE4A6" w14:textId="77777777">
        <w:trPr>
          <w:cantSplit/>
          <w:tblHeader/>
          <w:jc w:val="center"/>
        </w:trPr>
        <w:tc>
          <w:tcPr>
            <w:tcW w:w="2015" w:type="dxa"/>
            <w:tcBorders>
              <w:bottom w:val="single" w:color="000000" w:themeColor="text1" w:sz="4" w:space="0"/>
            </w:tcBorders>
            <w:tcMar/>
            <w:vAlign w:val="center"/>
          </w:tcPr>
          <w:p w:rsidR="003F7554" w:rsidRDefault="00053EC9" w14:paraId="1C71C8CD" w14:textId="77777777">
            <w:pPr>
              <w:keepNext/>
              <w:keepLines/>
              <w:spacing w:after="0" w:line="240" w:lineRule="auto"/>
              <w:jc w:val="center"/>
            </w:pPr>
            <w:r>
              <w:rPr>
                <w:b/>
              </w:rPr>
              <w:t>Decisión</w:t>
            </w:r>
          </w:p>
        </w:tc>
        <w:tc>
          <w:tcPr>
            <w:tcW w:w="3247" w:type="dxa"/>
            <w:tcBorders>
              <w:bottom w:val="single" w:color="000000" w:themeColor="text1" w:sz="4" w:space="0"/>
            </w:tcBorders>
            <w:tcMar/>
            <w:vAlign w:val="center"/>
          </w:tcPr>
          <w:p w:rsidR="003F7554" w:rsidRDefault="00053EC9" w14:paraId="54311346" w14:textId="77777777">
            <w:pPr>
              <w:keepNext/>
              <w:keepLines/>
              <w:spacing w:after="0" w:line="240" w:lineRule="auto"/>
              <w:jc w:val="center"/>
            </w:pPr>
            <w:r>
              <w:rPr>
                <w:b/>
              </w:rPr>
              <w:t>Configuración</w:t>
            </w:r>
          </w:p>
        </w:tc>
        <w:tc>
          <w:tcPr>
            <w:tcW w:w="3695" w:type="dxa"/>
            <w:tcBorders>
              <w:bottom w:val="single" w:color="000000" w:themeColor="text1" w:sz="4" w:space="0"/>
            </w:tcBorders>
            <w:tcMar/>
            <w:vAlign w:val="center"/>
          </w:tcPr>
          <w:p w:rsidR="003F7554" w:rsidRDefault="00053EC9" w14:paraId="79BD441C" w14:textId="77777777">
            <w:pPr>
              <w:keepNext/>
              <w:keepLines/>
              <w:spacing w:after="0" w:line="240" w:lineRule="auto"/>
              <w:jc w:val="center"/>
            </w:pPr>
            <w:r>
              <w:rPr>
                <w:b/>
              </w:rPr>
              <w:t>Efecto y límite</w:t>
            </w:r>
          </w:p>
        </w:tc>
      </w:tr>
      <w:tr w:rsidR="003F7554" w:rsidTr="229D7926" w14:paraId="609E137A" w14:textId="77777777">
        <w:trPr>
          <w:cantSplit/>
          <w:jc w:val="center"/>
        </w:trPr>
        <w:tc>
          <w:tcPr>
            <w:tcW w:w="2015" w:type="dxa"/>
            <w:tcMar/>
            <w:vAlign w:val="center"/>
          </w:tcPr>
          <w:p w:rsidR="003F7554" w:rsidRDefault="00053EC9" w14:paraId="0A52A586" w14:textId="77777777">
            <w:pPr>
              <w:keepNext/>
              <w:keepLines/>
              <w:spacing w:after="0" w:line="240" w:lineRule="auto"/>
            </w:pPr>
            <w:r>
              <w:t>Duplicado exacto</w:t>
            </w:r>
          </w:p>
        </w:tc>
        <w:tc>
          <w:tcPr>
            <w:tcW w:w="3247" w:type="dxa"/>
            <w:tcMar/>
            <w:vAlign w:val="center"/>
          </w:tcPr>
          <w:p w:rsidR="003F7554" w:rsidRDefault="00053EC9" w14:paraId="1FA4CAD7" w14:textId="77777777">
            <w:pPr>
              <w:keepNext w:val="1"/>
              <w:keepLines w:val="1"/>
              <w:spacing w:after="0" w:line="240" w:lineRule="auto"/>
            </w:pPr>
            <w:r w:rsidRPr="229D7926" w:rsidR="00053EC9">
              <w:rPr>
                <w:lang w:val="es-ES"/>
              </w:rPr>
              <w:t>Texto normalizado idéntico; representante con menor source_id.</w:t>
            </w:r>
          </w:p>
        </w:tc>
        <w:tc>
          <w:tcPr>
            <w:tcW w:w="3695" w:type="dxa"/>
            <w:tcMar/>
            <w:vAlign w:val="center"/>
          </w:tcPr>
          <w:p w:rsidR="003F7554" w:rsidRDefault="00053EC9" w14:paraId="100666AF" w14:textId="77777777">
            <w:pPr>
              <w:keepNext/>
              <w:keepLines/>
              <w:spacing w:after="0" w:line="240" w:lineRule="auto"/>
            </w:pPr>
            <w:r>
              <w:t>Se conserva la procedencia de cada fila en la auditoría.</w:t>
            </w:r>
          </w:p>
        </w:tc>
      </w:tr>
      <w:tr w:rsidR="003F7554" w:rsidTr="229D7926" w14:paraId="2242C19B" w14:textId="77777777">
        <w:trPr>
          <w:cantSplit/>
          <w:jc w:val="center"/>
        </w:trPr>
        <w:tc>
          <w:tcPr>
            <w:tcW w:w="2015" w:type="dxa"/>
            <w:tcMar/>
            <w:vAlign w:val="center"/>
          </w:tcPr>
          <w:p w:rsidR="003F7554" w:rsidRDefault="00053EC9" w14:paraId="2B5E093C" w14:textId="77777777">
            <w:pPr>
              <w:keepNext/>
              <w:keepLines/>
              <w:spacing w:after="0" w:line="240" w:lineRule="auto"/>
            </w:pPr>
            <w:r>
              <w:t>Candidatos aproximados</w:t>
            </w:r>
          </w:p>
        </w:tc>
        <w:tc>
          <w:tcPr>
            <w:tcW w:w="3247" w:type="dxa"/>
            <w:tcMar/>
            <w:vAlign w:val="center"/>
          </w:tcPr>
          <w:p w:rsidR="003F7554" w:rsidRDefault="00053EC9" w14:paraId="51951B70" w14:textId="77777777">
            <w:pPr>
              <w:keepNext/>
              <w:keepLines/>
              <w:spacing w:after="0" w:line="240" w:lineRule="auto"/>
            </w:pPr>
            <w:r>
              <w:t>Shingles contiguos de 5 palabras; 128 permutaciones; semilla 42; LSH 32 bandas × 4 filas.</w:t>
            </w:r>
          </w:p>
        </w:tc>
        <w:tc>
          <w:tcPr>
            <w:tcW w:w="3695" w:type="dxa"/>
            <w:tcMar/>
            <w:vAlign w:val="center"/>
          </w:tcPr>
          <w:p w:rsidR="003F7554" w:rsidRDefault="00053EC9" w14:paraId="604A6CF4" w14:textId="77777777">
            <w:pPr>
              <w:keepNext/>
              <w:keepLines/>
              <w:spacing w:after="0" w:line="240" w:lineRule="auto"/>
            </w:pPr>
            <w:r>
              <w:t>Las firmas se procesan en lotes de 256 filas.</w:t>
            </w:r>
          </w:p>
        </w:tc>
      </w:tr>
      <w:tr w:rsidR="003F7554" w:rsidTr="229D7926" w14:paraId="5E0D21A3" w14:textId="77777777">
        <w:trPr>
          <w:cantSplit/>
          <w:jc w:val="center"/>
        </w:trPr>
        <w:tc>
          <w:tcPr>
            <w:tcW w:w="2015" w:type="dxa"/>
            <w:tcMar/>
            <w:vAlign w:val="center"/>
          </w:tcPr>
          <w:p w:rsidR="003F7554" w:rsidRDefault="00053EC9" w14:paraId="760A1F89" w14:textId="77777777">
            <w:pPr>
              <w:keepLines/>
              <w:spacing w:after="0" w:line="240" w:lineRule="auto"/>
            </w:pPr>
            <w:r>
              <w:t>Confirmación</w:t>
            </w:r>
          </w:p>
        </w:tc>
        <w:tc>
          <w:tcPr>
            <w:tcW w:w="3247" w:type="dxa"/>
            <w:tcMar/>
            <w:vAlign w:val="center"/>
          </w:tcPr>
          <w:p w:rsidR="003F7554" w:rsidRDefault="00053EC9" w14:paraId="7D68CEDD" w14:textId="77777777">
            <w:pPr>
              <w:keepLines/>
              <w:spacing w:after="0" w:line="240" w:lineRule="auto"/>
            </w:pPr>
            <w:r>
              <w:t>Jaccard ≥ 0,90 sobre todas las secuencias completas.</w:t>
            </w:r>
          </w:p>
        </w:tc>
        <w:tc>
          <w:tcPr>
            <w:tcW w:w="3695" w:type="dxa"/>
            <w:tcMar/>
            <w:vAlign w:val="center"/>
          </w:tcPr>
          <w:p w:rsidR="003F7554" w:rsidRDefault="00053EC9" w14:paraId="38D4FD7B" w14:textId="77777777">
            <w:pPr>
              <w:keepLines w:val="1"/>
              <w:spacing w:after="0" w:line="240" w:lineRule="auto"/>
            </w:pPr>
            <w:r w:rsidRPr="229D7926" w:rsidR="00053EC9">
              <w:rPr>
                <w:lang w:val="es-ES"/>
              </w:rPr>
              <w:t>No se recortan shingles al inicio, centro o final.</w:t>
            </w:r>
          </w:p>
        </w:tc>
      </w:tr>
      <w:tr w:rsidR="003F7554" w:rsidTr="229D7926" w14:paraId="3E944CDF" w14:textId="77777777">
        <w:trPr>
          <w:cantSplit/>
          <w:jc w:val="center"/>
        </w:trPr>
        <w:tc>
          <w:tcPr>
            <w:tcW w:w="2015" w:type="dxa"/>
            <w:tcMar/>
            <w:vAlign w:val="center"/>
          </w:tcPr>
          <w:p w:rsidR="003F7554" w:rsidRDefault="00053EC9" w14:paraId="38D04EC5" w14:textId="77777777">
            <w:pPr>
              <w:keepLines/>
              <w:spacing w:after="0" w:line="240" w:lineRule="auto"/>
            </w:pPr>
            <w:r>
              <w:t>Grupos</w:t>
            </w:r>
          </w:p>
        </w:tc>
        <w:tc>
          <w:tcPr>
            <w:tcW w:w="3247" w:type="dxa"/>
            <w:tcMar/>
            <w:vAlign w:val="center"/>
          </w:tcPr>
          <w:p w:rsidR="003F7554" w:rsidRDefault="00053EC9" w14:paraId="2A6AAC44" w14:textId="77777777">
            <w:pPr>
              <w:keepLines w:val="1"/>
              <w:spacing w:after="0" w:line="240" w:lineRule="auto"/>
            </w:pPr>
            <w:r w:rsidRPr="229D7926" w:rsidR="00053EC9">
              <w:rPr>
                <w:lang w:val="es-ES"/>
              </w:rPr>
              <w:t>Componentes conexos; variantes cercanas retenidas bajo el mismo duplicate_group.</w:t>
            </w:r>
          </w:p>
        </w:tc>
        <w:tc>
          <w:tcPr>
            <w:tcW w:w="3695" w:type="dxa"/>
            <w:tcMar/>
            <w:vAlign w:val="center"/>
          </w:tcPr>
          <w:p w:rsidR="003F7554" w:rsidRDefault="00053EC9" w14:paraId="595F783B" w14:textId="77777777">
            <w:pPr>
              <w:keepLines/>
              <w:spacing w:after="0" w:line="240" w:lineRule="auto"/>
            </w:pPr>
            <w:r>
              <w:t>Los componentes se forman antes de excluir conflictos.</w:t>
            </w:r>
          </w:p>
        </w:tc>
      </w:tr>
      <w:tr w:rsidR="003F7554" w:rsidTr="229D7926" w14:paraId="7AC7AC8E" w14:textId="77777777">
        <w:trPr>
          <w:cantSplit/>
          <w:jc w:val="center"/>
        </w:trPr>
        <w:tc>
          <w:tcPr>
            <w:tcW w:w="2015" w:type="dxa"/>
            <w:tcMar/>
            <w:vAlign w:val="center"/>
          </w:tcPr>
          <w:p w:rsidR="003F7554" w:rsidRDefault="00053EC9" w14:paraId="5A55CDE5" w14:textId="77777777">
            <w:pPr>
              <w:keepLines/>
              <w:spacing w:after="0" w:line="240" w:lineRule="auto"/>
            </w:pPr>
            <w:r>
              <w:t>Etiquetas contradictorias</w:t>
            </w:r>
          </w:p>
        </w:tc>
        <w:tc>
          <w:tcPr>
            <w:tcW w:w="3247" w:type="dxa"/>
            <w:tcMar/>
            <w:vAlign w:val="center"/>
          </w:tcPr>
          <w:p w:rsidR="003F7554" w:rsidRDefault="00053EC9" w14:paraId="28C89D97" w14:textId="77777777">
            <w:pPr>
              <w:keepLines/>
              <w:spacing w:after="0" w:line="240" w:lineRule="auto"/>
            </w:pPr>
            <w:r>
              <w:t>Excluir componentes con más de una etiqueta original incompatible.</w:t>
            </w:r>
          </w:p>
        </w:tc>
        <w:tc>
          <w:tcPr>
            <w:tcW w:w="3695" w:type="dxa"/>
            <w:tcMar/>
            <w:vAlign w:val="center"/>
          </w:tcPr>
          <w:p w:rsidR="003F7554" w:rsidRDefault="00053EC9" w14:paraId="335263B4" w14:textId="77777777">
            <w:pPr>
              <w:keepLines/>
              <w:spacing w:after="0" w:line="240" w:lineRule="auto"/>
            </w:pPr>
            <w:r>
              <w:t>2 componentes; 5 filas en estados de auditoría excluidos.</w:t>
            </w:r>
          </w:p>
        </w:tc>
      </w:tr>
      <w:tr w:rsidR="003F7554" w:rsidTr="229D7926" w14:paraId="486DD386" w14:textId="77777777">
        <w:trPr>
          <w:cantSplit/>
          <w:jc w:val="center"/>
        </w:trPr>
        <w:tc>
          <w:tcPr>
            <w:tcW w:w="2015" w:type="dxa"/>
            <w:tcMar/>
            <w:vAlign w:val="center"/>
          </w:tcPr>
          <w:p w:rsidR="003F7554" w:rsidRDefault="00053EC9" w14:paraId="5933BE51" w14:textId="77777777">
            <w:pPr>
              <w:keepNext/>
              <w:keepLines/>
              <w:spacing w:after="0" w:line="240" w:lineRule="auto"/>
            </w:pPr>
            <w:r>
              <w:t>Transferencia</w:t>
            </w:r>
          </w:p>
        </w:tc>
        <w:tc>
          <w:tcPr>
            <w:tcW w:w="3247" w:type="dxa"/>
            <w:tcMar/>
            <w:vAlign w:val="center"/>
          </w:tcPr>
          <w:p w:rsidR="003F7554" w:rsidRDefault="00053EC9" w14:paraId="311917A6" w14:textId="77777777">
            <w:pPr>
              <w:keepNext/>
              <w:keepLines/>
              <w:spacing w:after="0" w:line="240" w:lineRule="auto"/>
            </w:pPr>
            <w:r>
              <w:t>Excluir grupos cuya procedencia combinada contenga ambas fuentes.</w:t>
            </w:r>
          </w:p>
        </w:tc>
        <w:tc>
          <w:tcPr>
            <w:tcW w:w="3695" w:type="dxa"/>
            <w:tcMar/>
            <w:vAlign w:val="center"/>
          </w:tcPr>
          <w:p w:rsidR="003F7554" w:rsidRDefault="00053EC9" w14:paraId="2AACF633" w14:textId="77777777">
            <w:pPr>
              <w:keepNext/>
              <w:keepLines/>
              <w:spacing w:after="0" w:line="240" w:lineRule="auto"/>
            </w:pPr>
            <w:r>
              <w:t>No se detectaron grupos mixtos en esta ejecución.</w:t>
            </w:r>
          </w:p>
        </w:tc>
      </w:tr>
    </w:tbl>
    <w:p w:rsidR="003F7554" w:rsidP="229D7926" w:rsidRDefault="00053EC9" w14:paraId="3858A315" w14:textId="77777777">
      <w:pPr>
        <w:keepLines w:val="1"/>
        <w:spacing w:after="120" w:line="360" w:lineRule="auto"/>
        <w:jc w:val="both"/>
      </w:pPr>
      <w:r w:rsidRPr="229D7926" w:rsidR="00053EC9">
        <w:rPr>
          <w:i w:val="1"/>
          <w:iCs w:val="1"/>
          <w:lang w:val="es-ES"/>
        </w:rPr>
        <w:t>Nota.</w:t>
      </w:r>
      <w:r w:rsidRPr="229D7926" w:rsidR="00053EC9">
        <w:rPr>
          <w:lang w:val="es-ES"/>
        </w:rPr>
        <w:t xml:space="preserve"> </w:t>
      </w:r>
      <w:r w:rsidRPr="229D7926" w:rsidR="00053EC9">
        <w:rPr>
          <w:lang w:val="es-ES"/>
        </w:rPr>
        <w:t>MinHash</w:t>
      </w:r>
      <w:r w:rsidRPr="229D7926" w:rsidR="00053EC9">
        <w:rPr>
          <w:lang w:val="es-ES"/>
        </w:rPr>
        <w:t xml:space="preserve"> LSH reduce el espacio de búsqueda, pero no garantiza descubrir todas las paráfrasis ni los casi duplicados que no compartan banda.</w:t>
      </w:r>
    </w:p>
    <w:p w:rsidR="009C649E" w:rsidRDefault="00AB0F71" w14:paraId="3B752995" w14:textId="77777777">
      <w:pPr>
        <w:keepLines/>
        <w:spacing w:after="120" w:line="360" w:lineRule="auto"/>
        <w:jc w:val="both"/>
      </w:pPr>
      <w:r>
        <w:t>La conciliación exige distinguir recuentos que responden a preguntas diferentes. Las entradas originales describen el material recibido de dos fuentes; los representantes describen los registros disponibles tras consolidar coincidencias exactas y excluir conflictos; las aristas confirmadas describen relaciones entre textos cercanos, no filas eliminadas. Por tanto, las 45 aristas de 42 componentes no se restan de los 44.408 representantes. Las variantes no idénticas quedan bajo un identificador de grupo y se particionan como unidad. Eliminarlas todas alteraría el corpus y constituiría otro protocolo.</w:t>
      </w:r>
    </w:p>
    <w:p w:rsidR="009C649E" w:rsidRDefault="00AB0F71" w14:paraId="18C90183" w14:textId="77777777">
      <w:pPr>
        <w:keepLines w:val="1"/>
        <w:spacing w:after="120" w:line="360" w:lineRule="auto"/>
        <w:jc w:val="both"/>
      </w:pPr>
      <w:r w:rsidRPr="229D7926" w:rsidR="00AB0F71">
        <w:rPr>
          <w:lang w:val="es-ES"/>
        </w:rPr>
        <w:t xml:space="preserve">La equivalencia experimental entre </w:t>
      </w:r>
      <w:r w:rsidRPr="229D7926" w:rsidR="00AB0F71">
        <w:rPr>
          <w:rFonts w:ascii="Consolas" w:hAnsi="Consolas" w:eastAsia="Consolas" w:cs="Consolas"/>
          <w:lang w:val="es-ES"/>
        </w:rPr>
        <w:t>false</w:t>
      </w:r>
      <w:r w:rsidRPr="229D7926" w:rsidR="00AB0F71">
        <w:rPr>
          <w:lang w:val="es-ES"/>
        </w:rPr>
        <w:t xml:space="preserve"> y </w:t>
      </w:r>
      <w:r w:rsidRPr="229D7926" w:rsidR="00AB0F71">
        <w:rPr>
          <w:rFonts w:ascii="Consolas" w:hAnsi="Consolas" w:eastAsia="Consolas" w:cs="Consolas"/>
          <w:lang w:val="es-ES"/>
        </w:rPr>
        <w:t>pants-fire</w:t>
      </w:r>
      <w:r w:rsidRPr="229D7926" w:rsidR="00AB0F71">
        <w:rPr>
          <w:lang w:val="es-ES"/>
        </w:rPr>
        <w:t xml:space="preserve"> de LIAR define la clase positiva de este estudio, pero no afirma que ambas categorías tengan idéntica intensidad semántica. </w:t>
      </w:r>
      <w:r w:rsidRPr="229D7926" w:rsidR="00AB0F71">
        <w:rPr>
          <w:rFonts w:ascii="Consolas" w:hAnsi="Consolas" w:eastAsia="Consolas" w:cs="Consolas"/>
          <w:lang w:val="es-ES"/>
        </w:rPr>
        <w:t>no_fake</w:t>
      </w:r>
      <w:r w:rsidRPr="229D7926" w:rsidR="00AB0F71">
        <w:rPr>
          <w:lang w:val="es-ES"/>
        </w:rPr>
        <w:t xml:space="preserve"> reúne etiquetas negativas heredadas de archive2 y LIAR sin significar verificación factual independiente. Las categorías intermedias se excluyen para evitar una binarización que el origen no respalda. </w:t>
      </w:r>
      <w:r w:rsidRPr="229D7926" w:rsidR="00AB0F71">
        <w:rPr>
          <w:rFonts w:ascii="Consolas" w:hAnsi="Consolas" w:eastAsia="Consolas" w:cs="Consolas"/>
          <w:lang w:val="es-ES"/>
        </w:rPr>
        <w:t>original_label</w:t>
      </w:r>
      <w:r w:rsidRPr="229D7926" w:rsidR="00AB0F71">
        <w:rPr>
          <w:lang w:val="es-ES"/>
        </w:rPr>
        <w:t xml:space="preserve"> permite localizar las entradas afectadas si un trabajo futuro revisa el mapeo. La procedencia se conserva como metadato de análisis, no como rasgo textual explícito del vectorizador.</w:t>
      </w:r>
    </w:p>
    <w:p w:rsidR="008617EA" w:rsidP="3DBD6B24" w:rsidRDefault="00253CC9" w14:paraId="724BC3E5" w14:textId="77777777">
      <w:pPr>
        <w:pStyle w:val="Ttulo2"/>
        <w:spacing w:after="120" w:line="360" w:lineRule="auto"/>
        <w:rPr>
          <w:lang w:val="es-ES"/>
        </w:rPr>
      </w:pPr>
      <w:bookmarkStart w:name="_Toc243512154" w:id="337"/>
      <w:r>
        <w:t>4.2 Validación del corpus</w:t>
      </w:r>
      <w:bookmarkEnd w:id="337"/>
    </w:p>
    <w:p w:rsidR="00A747DC" w:rsidRDefault="00253CC9" w14:paraId="5FA72911" w14:textId="77777777">
      <w:pPr>
        <w:spacing w:after="120" w:line="360" w:lineRule="auto"/>
        <w:jc w:val="both"/>
      </w:pPr>
      <w:r w:rsidRPr="229D7926" w:rsidR="00253CC9">
        <w:rPr>
          <w:lang w:val="es-ES"/>
        </w:rPr>
        <w:t>La validación estructural comprueba columnas, tipos, etiquetas, integridad, nulos y registros duplicados antes de entrenar; es distinta de la validación semántica, que requeriría juzgar de forma independiente la veracidad y la calidad de las etiquetas. El constructor produce un registro por cada fila original con estado retained_representative, deduplicated_exact o excluded_conflicting_duplicate_group, además de representante y grupo. Los conteos exclusivos (44.408 + 6.090 + 5) reconstruyen las 50.503 filas de entrada.</w:t>
      </w:r>
    </w:p>
    <w:p w:rsidR="00A747DC" w:rsidRDefault="00253CC9" w14:paraId="2ADF5B33" w14:textId="77777777">
      <w:pPr>
        <w:spacing w:after="120" w:line="360" w:lineRule="auto"/>
        <w:jc w:val="both"/>
      </w:pPr>
      <w:r w:rsidRPr="229D7926" w:rsidR="00253CC9">
        <w:rPr>
          <w:lang w:val="es-ES"/>
        </w:rPr>
        <w:t xml:space="preserve">Los controles del nuevo ejecutor verifican columnas exigidas, </w:t>
      </w:r>
      <w:r w:rsidRPr="229D7926" w:rsidR="00253CC9">
        <w:rPr>
          <w:rFonts w:ascii="Consolas" w:hAnsi="Consolas" w:eastAsia="Consolas" w:cs="Consolas"/>
          <w:lang w:val="es-ES"/>
        </w:rPr>
        <w:t>source_id</w:t>
      </w:r>
      <w:r w:rsidRPr="229D7926" w:rsidR="00253CC9">
        <w:rPr>
          <w:lang w:val="es-ES"/>
        </w:rPr>
        <w:t xml:space="preserve"> únicos, parámetros del protocolo y grupos no repartidos entre entrenamiento y prueba; los tests sintéticos cubren esas invariantes. El validador </w:t>
      </w:r>
      <w:r w:rsidRPr="229D7926" w:rsidR="00253CC9">
        <w:rPr>
          <w:rFonts w:ascii="Consolas" w:hAnsi="Consolas" w:eastAsia="Consolas" w:cs="Consolas"/>
          <w:lang w:val="es-ES"/>
        </w:rPr>
        <w:t>scripts/validate_dataset.py</w:t>
      </w:r>
      <w:r w:rsidRPr="229D7926" w:rsidR="00253CC9">
        <w:rPr>
          <w:lang w:val="es-ES"/>
        </w:rPr>
        <w:t xml:space="preserve"> conserva los controles estructurales del corpus histórico. Ninguno de estos mecanismos comprueba por sí mismo la verdad factual, la calidad semántica de las etiquetas ni la representatividad de las fuentes.</w:t>
      </w:r>
    </w:p>
    <w:p w:rsidR="00A553D6" w:rsidRDefault="00F5493C" w14:paraId="55BA8E31" w14:textId="77777777">
      <w:pPr>
        <w:spacing w:after="120" w:line="360" w:lineRule="auto"/>
        <w:jc w:val="both"/>
      </w:pPr>
      <w:r w:rsidRPr="229D7926" w:rsidR="00F5493C">
        <w:rPr>
          <w:lang w:val="es-ES"/>
        </w:rPr>
        <w:t xml:space="preserve">En la versión derivada, cada fila de entrada queda identificada como representante conservado, duplicado exacto o exclusión por componente contradictorio. Los duplicados exactos comparten el representante de menor </w:t>
      </w:r>
      <w:r w:rsidRPr="229D7926" w:rsidR="00F5493C">
        <w:rPr>
          <w:rFonts w:ascii="Consolas" w:hAnsi="Consolas" w:eastAsia="Consolas" w:cs="Consolas"/>
          <w:lang w:val="es-ES"/>
        </w:rPr>
        <w:t>source_id</w:t>
      </w:r>
      <w:r w:rsidRPr="229D7926" w:rsidR="00F5493C">
        <w:rPr>
          <w:lang w:val="es-ES"/>
        </w:rPr>
        <w:t xml:space="preserve">; los casi duplicados confirmados permanecen bajo un mismo duplicate_group. El ejecutor rechaza columnas ausentes e identificadores </w:t>
      </w:r>
      <w:r w:rsidRPr="229D7926" w:rsidR="00F5493C">
        <w:rPr>
          <w:rFonts w:ascii="Consolas" w:hAnsi="Consolas" w:eastAsia="Consolas" w:cs="Consolas"/>
          <w:lang w:val="es-ES"/>
        </w:rPr>
        <w:t>source_id</w:t>
      </w:r>
      <w:r w:rsidRPr="229D7926" w:rsidR="00F5493C">
        <w:rPr>
          <w:lang w:val="es-ES"/>
        </w:rPr>
        <w:t xml:space="preserve"> repetidos antes de formar particiones. Los controles estructurales y sus límites se detallan en la Tabla 12.</w:t>
      </w:r>
    </w:p>
    <w:p w:rsidR="00A553D6" w:rsidRDefault="00F5493C" w14:paraId="70EDBF65" w14:textId="77777777">
      <w:pPr>
        <w:spacing w:after="120" w:line="360" w:lineRule="auto"/>
        <w:jc w:val="both"/>
      </w:pPr>
      <w:r w:rsidRPr="229D7926" w:rsidR="00F5493C">
        <w:rPr>
          <w:lang w:val="es-ES"/>
        </w:rPr>
        <w:t>La preparación determina candidatos mediante MinHash LSH de 128 permutaciones, semilla 42 y 32 bandas de cuatro filas sobre todas las secuencias de cinco palabras; el Jaccard de las secuencias completas confirma pares con similitud de al menos 0,90. Se procesan lotes de 256 documentos para limitar memoria. Los componentes se forman antes de excluir aquellos con etiquetas incompatibles. LSH aproxima candidatos y no garantiza descubrir todas las paráfrasis.</w:t>
      </w:r>
    </w:p>
    <w:p w:rsidR="009C649E" w:rsidRDefault="00AB0F71" w14:paraId="6BD47E79" w14:textId="77777777">
      <w:pPr>
        <w:keepLines/>
        <w:spacing w:after="120" w:line="360" w:lineRule="auto"/>
        <w:jc w:val="both"/>
      </w:pPr>
      <w:r>
        <w:t>La Tabla 12 distingue controles estructurales de calidad semántica. Un esquema válido y una etiqueta binaria coherente permiten ejecutar el protocolo, pero no verifican la verdad de una noticia ni la representatividad de la fuente.</w:t>
      </w:r>
    </w:p>
    <w:p w:rsidR="009C649E" w:rsidRDefault="00AB0F71" w14:paraId="5204E0AA" w14:textId="77777777">
      <w:pPr>
        <w:keepNext/>
        <w:keepLines/>
        <w:spacing w:after="0" w:line="360" w:lineRule="auto"/>
      </w:pPr>
      <w:r>
        <w:rPr>
          <w:b/>
        </w:rPr>
        <w:t>Tabla 12</w:t>
      </w:r>
    </w:p>
    <w:p w:rsidR="009C649E" w:rsidRDefault="00AB0F71" w14:paraId="202BCB93" w14:textId="77777777">
      <w:pPr>
        <w:keepNext/>
        <w:keepLines/>
        <w:spacing w:after="120" w:line="360" w:lineRule="auto"/>
      </w:pPr>
      <w:r>
        <w:rPr>
          <w:i/>
        </w:rPr>
        <w:t>Controles del corpus y límites de interpretación</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568"/>
        <w:gridCol w:w="2239"/>
        <w:gridCol w:w="2464"/>
        <w:gridCol w:w="2688"/>
      </w:tblGrid>
      <w:tr w:rsidR="009C649E" w:rsidTr="229D7926" w14:paraId="288737C9" w14:textId="77777777">
        <w:trPr>
          <w:cantSplit/>
          <w:tblHeader/>
          <w:jc w:val="center"/>
        </w:trPr>
        <w:tc>
          <w:tcPr>
            <w:tcW w:w="1568" w:type="dxa"/>
            <w:tcBorders>
              <w:bottom w:val="single" w:color="000000" w:themeColor="text1" w:sz="4" w:space="0"/>
            </w:tcBorders>
            <w:tcMar/>
            <w:vAlign w:val="center"/>
          </w:tcPr>
          <w:p w:rsidR="009C649E" w:rsidRDefault="00AB0F71" w14:paraId="4B2D9CDF" w14:textId="77777777">
            <w:pPr>
              <w:keepNext/>
              <w:keepLines/>
              <w:spacing w:after="0" w:line="240" w:lineRule="auto"/>
              <w:jc w:val="center"/>
            </w:pPr>
            <w:r>
              <w:rPr>
                <w:b/>
              </w:rPr>
              <w:t>Control</w:t>
            </w:r>
          </w:p>
        </w:tc>
        <w:tc>
          <w:tcPr>
            <w:tcW w:w="2239" w:type="dxa"/>
            <w:tcBorders>
              <w:bottom w:val="single" w:color="000000" w:themeColor="text1" w:sz="4" w:space="0"/>
            </w:tcBorders>
            <w:tcMar/>
            <w:vAlign w:val="center"/>
          </w:tcPr>
          <w:p w:rsidR="009C649E" w:rsidRDefault="00AB0F71" w14:paraId="2FE7E204" w14:textId="77777777">
            <w:pPr>
              <w:keepNext/>
              <w:keepLines/>
              <w:spacing w:after="0" w:line="240" w:lineRule="auto"/>
              <w:jc w:val="center"/>
            </w:pPr>
            <w:r>
              <w:rPr>
                <w:b/>
              </w:rPr>
              <w:t>Condición</w:t>
            </w:r>
          </w:p>
        </w:tc>
        <w:tc>
          <w:tcPr>
            <w:tcW w:w="2463" w:type="dxa"/>
            <w:tcBorders>
              <w:bottom w:val="single" w:color="000000" w:themeColor="text1" w:sz="4" w:space="0"/>
            </w:tcBorders>
            <w:tcMar/>
            <w:vAlign w:val="center"/>
          </w:tcPr>
          <w:p w:rsidR="009C649E" w:rsidRDefault="00AB0F71" w14:paraId="6DD68679" w14:textId="77777777">
            <w:pPr>
              <w:keepNext/>
              <w:keepLines/>
              <w:spacing w:after="0" w:line="240" w:lineRule="auto"/>
              <w:jc w:val="center"/>
            </w:pPr>
            <w:r>
              <w:rPr>
                <w:b/>
              </w:rPr>
              <w:t>Acción</w:t>
            </w:r>
          </w:p>
        </w:tc>
        <w:tc>
          <w:tcPr>
            <w:tcW w:w="2687" w:type="dxa"/>
            <w:tcBorders>
              <w:bottom w:val="single" w:color="000000" w:themeColor="text1" w:sz="4" w:space="0"/>
            </w:tcBorders>
            <w:tcMar/>
            <w:vAlign w:val="center"/>
          </w:tcPr>
          <w:p w:rsidR="009C649E" w:rsidRDefault="00AB0F71" w14:paraId="59F1B3AF" w14:textId="77777777">
            <w:pPr>
              <w:keepNext/>
              <w:keepLines/>
              <w:spacing w:after="0" w:line="240" w:lineRule="auto"/>
              <w:jc w:val="center"/>
            </w:pPr>
            <w:r>
              <w:rPr>
                <w:b/>
              </w:rPr>
              <w:t>Límite</w:t>
            </w:r>
          </w:p>
        </w:tc>
      </w:tr>
      <w:tr w:rsidR="009C649E" w:rsidTr="229D7926" w14:paraId="5477B489" w14:textId="77777777">
        <w:trPr>
          <w:cantSplit/>
          <w:jc w:val="center"/>
        </w:trPr>
        <w:tc>
          <w:tcPr>
            <w:tcW w:w="1568" w:type="dxa"/>
            <w:tcMar/>
            <w:vAlign w:val="center"/>
          </w:tcPr>
          <w:p w:rsidR="009C649E" w:rsidRDefault="00AB0F71" w14:paraId="6673F37B" w14:textId="77777777">
            <w:pPr>
              <w:keepNext/>
              <w:keepLines/>
              <w:spacing w:after="0" w:line="240" w:lineRule="auto"/>
            </w:pPr>
            <w:r>
              <w:t>Esquema</w:t>
            </w:r>
          </w:p>
        </w:tc>
        <w:tc>
          <w:tcPr>
            <w:tcW w:w="2239" w:type="dxa"/>
            <w:tcMar/>
            <w:vAlign w:val="center"/>
          </w:tcPr>
          <w:p w:rsidR="009C649E" w:rsidRDefault="00AB0F71" w14:paraId="0950B13E" w14:textId="77777777">
            <w:pPr>
              <w:keepNext/>
              <w:keepLines/>
              <w:spacing w:after="0" w:line="240" w:lineRule="auto"/>
            </w:pPr>
            <w:r>
              <w:t>Están las columnas obligatorias.</w:t>
            </w:r>
          </w:p>
        </w:tc>
        <w:tc>
          <w:tcPr>
            <w:tcW w:w="2463" w:type="dxa"/>
            <w:tcMar/>
            <w:vAlign w:val="center"/>
          </w:tcPr>
          <w:p w:rsidR="009C649E" w:rsidRDefault="00AB0F71" w14:paraId="77AC5F27" w14:textId="77777777">
            <w:pPr>
              <w:keepNext/>
              <w:keepLines/>
              <w:spacing w:after="0" w:line="240" w:lineRule="auto"/>
            </w:pPr>
            <w:r>
              <w:t>Un campo ausente se informa como error.</w:t>
            </w:r>
          </w:p>
        </w:tc>
        <w:tc>
          <w:tcPr>
            <w:tcW w:w="2687" w:type="dxa"/>
            <w:tcMar/>
            <w:vAlign w:val="center"/>
          </w:tcPr>
          <w:p w:rsidR="009C649E" w:rsidRDefault="00AB0F71" w14:paraId="2ACB4DE3" w14:textId="77777777">
            <w:pPr>
              <w:keepNext/>
              <w:keepLines/>
              <w:spacing w:after="0" w:line="240" w:lineRule="auto"/>
            </w:pPr>
            <w:r>
              <w:t>La corrección factual del contenido.</w:t>
            </w:r>
          </w:p>
        </w:tc>
      </w:tr>
      <w:tr w:rsidR="009C649E" w:rsidTr="229D7926" w14:paraId="7E164BA0" w14:textId="77777777">
        <w:trPr>
          <w:cantSplit/>
          <w:jc w:val="center"/>
        </w:trPr>
        <w:tc>
          <w:tcPr>
            <w:tcW w:w="1568" w:type="dxa"/>
            <w:tcMar/>
            <w:vAlign w:val="center"/>
          </w:tcPr>
          <w:p w:rsidR="009C649E" w:rsidRDefault="00AB0F71" w14:paraId="0F55D905" w14:textId="77777777">
            <w:pPr>
              <w:keepNext/>
              <w:keepLines/>
              <w:spacing w:after="0" w:line="240" w:lineRule="auto"/>
            </w:pPr>
            <w:r>
              <w:t>Identidad</w:t>
            </w:r>
          </w:p>
        </w:tc>
        <w:tc>
          <w:tcPr>
            <w:tcW w:w="2239" w:type="dxa"/>
            <w:tcMar/>
            <w:vAlign w:val="center"/>
          </w:tcPr>
          <w:p w:rsidR="009C649E" w:rsidRDefault="00AB0F71" w14:paraId="6B7341D9" w14:textId="77777777">
            <w:pPr>
              <w:keepNext w:val="1"/>
              <w:keepLines w:val="1"/>
              <w:spacing w:after="0" w:line="240" w:lineRule="auto"/>
            </w:pPr>
            <w:r w:rsidRPr="229D7926" w:rsidR="00AB0F71">
              <w:rPr>
                <w:lang w:val="es-ES"/>
              </w:rPr>
              <w:t>source_id no contiene duplicados.</w:t>
            </w:r>
          </w:p>
        </w:tc>
        <w:tc>
          <w:tcPr>
            <w:tcW w:w="2463" w:type="dxa"/>
            <w:tcMar/>
            <w:vAlign w:val="center"/>
          </w:tcPr>
          <w:p w:rsidR="009C649E" w:rsidRDefault="00AB0F71" w14:paraId="3FB2020A" w14:textId="77777777">
            <w:pPr>
              <w:keepNext/>
              <w:keepLines/>
              <w:spacing w:after="0" w:line="240" w:lineRule="auto"/>
            </w:pPr>
            <w:r>
              <w:t>Evita contar o predecir varias veces el mismo registro.</w:t>
            </w:r>
          </w:p>
        </w:tc>
        <w:tc>
          <w:tcPr>
            <w:tcW w:w="2687" w:type="dxa"/>
            <w:tcMar/>
            <w:vAlign w:val="center"/>
          </w:tcPr>
          <w:p w:rsidR="009C649E" w:rsidRDefault="00AB0F71" w14:paraId="2B051C2A" w14:textId="77777777">
            <w:pPr>
              <w:keepNext/>
              <w:keepLines/>
              <w:spacing w:after="0" w:line="240" w:lineRule="auto"/>
            </w:pPr>
            <w:r>
              <w:t>No certifica calidad factual ni generalización.</w:t>
            </w:r>
          </w:p>
        </w:tc>
      </w:tr>
      <w:tr w:rsidR="009C649E" w:rsidTr="229D7926" w14:paraId="51B4A12E" w14:textId="77777777">
        <w:trPr>
          <w:cantSplit/>
          <w:jc w:val="center"/>
        </w:trPr>
        <w:tc>
          <w:tcPr>
            <w:tcW w:w="1568" w:type="dxa"/>
            <w:tcMar/>
            <w:vAlign w:val="center"/>
          </w:tcPr>
          <w:p w:rsidR="009C649E" w:rsidRDefault="00AB0F71" w14:paraId="38602732" w14:textId="77777777">
            <w:pPr>
              <w:keepLines/>
              <w:spacing w:after="0" w:line="240" w:lineRule="auto"/>
            </w:pPr>
            <w:r>
              <w:t>Existencia</w:t>
            </w:r>
          </w:p>
        </w:tc>
        <w:tc>
          <w:tcPr>
            <w:tcW w:w="2239" w:type="dxa"/>
            <w:tcMar/>
            <w:vAlign w:val="center"/>
          </w:tcPr>
          <w:p w:rsidR="009C649E" w:rsidRDefault="00AB0F71" w14:paraId="5BCC7C8F" w14:textId="77777777">
            <w:pPr>
              <w:keepLines w:val="1"/>
              <w:spacing w:after="0" w:line="240" w:lineRule="auto"/>
            </w:pPr>
            <w:r w:rsidRPr="229D7926" w:rsidR="00AB0F71">
              <w:rPr>
                <w:lang w:val="es-ES"/>
              </w:rPr>
              <w:t>El dataset no está vacío.</w:t>
            </w:r>
          </w:p>
        </w:tc>
        <w:tc>
          <w:tcPr>
            <w:tcW w:w="2463" w:type="dxa"/>
            <w:tcMar/>
            <w:vAlign w:val="center"/>
          </w:tcPr>
          <w:p w:rsidR="009C649E" w:rsidRDefault="00AB0F71" w14:paraId="4ED35A28" w14:textId="77777777">
            <w:pPr>
              <w:keepLines/>
              <w:spacing w:after="0" w:line="240" w:lineRule="auto"/>
            </w:pPr>
            <w:r>
              <w:t>Un corpus vacío no puede entrenar ni evaluar.</w:t>
            </w:r>
          </w:p>
        </w:tc>
        <w:tc>
          <w:tcPr>
            <w:tcW w:w="2687" w:type="dxa"/>
            <w:tcMar/>
            <w:vAlign w:val="center"/>
          </w:tcPr>
          <w:p w:rsidR="009C649E" w:rsidRDefault="00AB0F71" w14:paraId="1D369310" w14:textId="77777777">
            <w:pPr>
              <w:keepLines/>
              <w:spacing w:after="0" w:line="240" w:lineRule="auto"/>
            </w:pPr>
            <w:r>
              <w:t>No certifica calidad factual ni generalización.</w:t>
            </w:r>
          </w:p>
        </w:tc>
      </w:tr>
      <w:tr w:rsidR="009C649E" w:rsidTr="229D7926" w14:paraId="3355E472" w14:textId="77777777">
        <w:trPr>
          <w:cantSplit/>
          <w:jc w:val="center"/>
        </w:trPr>
        <w:tc>
          <w:tcPr>
            <w:tcW w:w="1568" w:type="dxa"/>
            <w:tcMar/>
            <w:vAlign w:val="center"/>
          </w:tcPr>
          <w:p w:rsidR="009C649E" w:rsidRDefault="00AB0F71" w14:paraId="19984FC9" w14:textId="77777777">
            <w:pPr>
              <w:keepLines/>
              <w:spacing w:after="0" w:line="240" w:lineRule="auto"/>
            </w:pPr>
            <w:r>
              <w:t>Etiquetas</w:t>
            </w:r>
          </w:p>
        </w:tc>
        <w:tc>
          <w:tcPr>
            <w:tcW w:w="2239" w:type="dxa"/>
            <w:tcMar/>
            <w:vAlign w:val="center"/>
          </w:tcPr>
          <w:p w:rsidR="009C649E" w:rsidRDefault="00AB0F71" w14:paraId="03397EFB" w14:textId="77777777">
            <w:pPr>
              <w:keepLines w:val="1"/>
              <w:spacing w:after="0" w:line="240" w:lineRule="auto"/>
            </w:pPr>
            <w:r w:rsidRPr="229D7926" w:rsidR="00AB0F71">
              <w:rPr>
                <w:lang w:val="es-ES"/>
              </w:rPr>
              <w:t>label pertenece a {0, 1}.</w:t>
            </w:r>
          </w:p>
        </w:tc>
        <w:tc>
          <w:tcPr>
            <w:tcW w:w="2463" w:type="dxa"/>
            <w:tcMar/>
            <w:vAlign w:val="center"/>
          </w:tcPr>
          <w:p w:rsidR="009C649E" w:rsidRDefault="00AB0F71" w14:paraId="4FC9160F" w14:textId="77777777">
            <w:pPr>
              <w:keepLines/>
              <w:spacing w:after="0" w:line="240" w:lineRule="auto"/>
            </w:pPr>
            <w:r>
              <w:t>Preserva la formulación binaria documentada.</w:t>
            </w:r>
          </w:p>
        </w:tc>
        <w:tc>
          <w:tcPr>
            <w:tcW w:w="2687" w:type="dxa"/>
            <w:tcMar/>
            <w:vAlign w:val="center"/>
          </w:tcPr>
          <w:p w:rsidR="009C649E" w:rsidRDefault="00AB0F71" w14:paraId="7060241A" w14:textId="77777777">
            <w:pPr>
              <w:keepLines/>
              <w:spacing w:after="0" w:line="240" w:lineRule="auto"/>
            </w:pPr>
            <w:r>
              <w:t>Que la etiqueta externa sea verdadera en sentido absoluto.</w:t>
            </w:r>
          </w:p>
        </w:tc>
      </w:tr>
      <w:tr w:rsidR="009C649E" w:rsidTr="229D7926" w14:paraId="54C9D160" w14:textId="77777777">
        <w:trPr>
          <w:cantSplit/>
          <w:jc w:val="center"/>
        </w:trPr>
        <w:tc>
          <w:tcPr>
            <w:tcW w:w="1568" w:type="dxa"/>
            <w:tcMar/>
            <w:vAlign w:val="center"/>
          </w:tcPr>
          <w:p w:rsidR="009C649E" w:rsidRDefault="00AB0F71" w14:paraId="0129AB94" w14:textId="77777777">
            <w:pPr>
              <w:keepLines/>
              <w:spacing w:after="0" w:line="240" w:lineRule="auto"/>
            </w:pPr>
            <w:r>
              <w:t>Coherencia</w:t>
            </w:r>
          </w:p>
        </w:tc>
        <w:tc>
          <w:tcPr>
            <w:tcW w:w="2239" w:type="dxa"/>
            <w:tcMar/>
            <w:vAlign w:val="center"/>
          </w:tcPr>
          <w:p w:rsidR="009C649E" w:rsidRDefault="00AB0F71" w14:paraId="36A80F27" w14:textId="77777777">
            <w:pPr>
              <w:keepLines w:val="1"/>
              <w:spacing w:after="0" w:line="240" w:lineRule="auto"/>
            </w:pPr>
            <w:r w:rsidRPr="229D7926" w:rsidR="00AB0F71">
              <w:rPr>
                <w:lang w:val="es-ES"/>
              </w:rPr>
              <w:t>label y label_name describen la misma clase.</w:t>
            </w:r>
          </w:p>
        </w:tc>
        <w:tc>
          <w:tcPr>
            <w:tcW w:w="2463" w:type="dxa"/>
            <w:tcMar/>
            <w:vAlign w:val="center"/>
          </w:tcPr>
          <w:p w:rsidR="009C649E" w:rsidRDefault="00AB0F71" w14:paraId="685A2275" w14:textId="77777777">
            <w:pPr>
              <w:keepLines/>
              <w:spacing w:after="0" w:line="240" w:lineRule="auto"/>
            </w:pPr>
            <w:r>
              <w:t>Evita invertir la semántica de las clases.</w:t>
            </w:r>
          </w:p>
        </w:tc>
        <w:tc>
          <w:tcPr>
            <w:tcW w:w="2687" w:type="dxa"/>
            <w:tcMar/>
            <w:vAlign w:val="center"/>
          </w:tcPr>
          <w:p w:rsidR="009C649E" w:rsidRDefault="00AB0F71" w14:paraId="64E8DF42" w14:textId="77777777">
            <w:pPr>
              <w:keepLines/>
              <w:spacing w:after="0" w:line="240" w:lineRule="auto"/>
            </w:pPr>
            <w:r>
              <w:t>No certifica calidad factual ni generalización.</w:t>
            </w:r>
          </w:p>
        </w:tc>
      </w:tr>
      <w:tr w:rsidR="009C649E" w:rsidTr="229D7926" w14:paraId="251594B0" w14:textId="77777777">
        <w:trPr>
          <w:cantSplit/>
          <w:jc w:val="center"/>
        </w:trPr>
        <w:tc>
          <w:tcPr>
            <w:tcW w:w="1568" w:type="dxa"/>
            <w:tcMar/>
            <w:vAlign w:val="center"/>
          </w:tcPr>
          <w:p w:rsidR="009C649E" w:rsidRDefault="00AB0F71" w14:paraId="5D722704" w14:textId="77777777">
            <w:pPr>
              <w:keepLines/>
              <w:spacing w:after="0" w:line="240" w:lineRule="auto"/>
            </w:pPr>
            <w:r>
              <w:t>Nulos</w:t>
            </w:r>
          </w:p>
        </w:tc>
        <w:tc>
          <w:tcPr>
            <w:tcW w:w="2239" w:type="dxa"/>
            <w:tcMar/>
            <w:vAlign w:val="center"/>
          </w:tcPr>
          <w:p w:rsidR="009C649E" w:rsidRDefault="00AB0F71" w14:paraId="7F4FA7CE" w14:textId="77777777">
            <w:pPr>
              <w:keepLines/>
              <w:spacing w:after="0" w:line="240" w:lineRule="auto"/>
            </w:pPr>
            <w:r>
              <w:t>No hay nulos en columnas requeridas.</w:t>
            </w:r>
          </w:p>
        </w:tc>
        <w:tc>
          <w:tcPr>
            <w:tcW w:w="2463" w:type="dxa"/>
            <w:tcMar/>
            <w:vAlign w:val="center"/>
          </w:tcPr>
          <w:p w:rsidR="009C649E" w:rsidRDefault="00AB0F71" w14:paraId="2DE5847F" w14:textId="77777777">
            <w:pPr>
              <w:keepLines/>
              <w:spacing w:after="0" w:line="240" w:lineRule="auto"/>
            </w:pPr>
            <w:r>
              <w:t>Detiene el flujo antes de datos incompletos.</w:t>
            </w:r>
          </w:p>
        </w:tc>
        <w:tc>
          <w:tcPr>
            <w:tcW w:w="2687" w:type="dxa"/>
            <w:tcMar/>
            <w:vAlign w:val="center"/>
          </w:tcPr>
          <w:p w:rsidR="009C649E" w:rsidRDefault="00AB0F71" w14:paraId="5918BCF3" w14:textId="77777777">
            <w:pPr>
              <w:keepLines/>
              <w:spacing w:after="0" w:line="240" w:lineRule="auto"/>
            </w:pPr>
            <w:r>
              <w:t>No certifica calidad factual ni generalización.</w:t>
            </w:r>
          </w:p>
        </w:tc>
      </w:tr>
      <w:tr w:rsidR="009C649E" w:rsidTr="229D7926" w14:paraId="5AEA5A12" w14:textId="77777777">
        <w:trPr>
          <w:cantSplit/>
          <w:jc w:val="center"/>
        </w:trPr>
        <w:tc>
          <w:tcPr>
            <w:tcW w:w="1568" w:type="dxa"/>
            <w:tcMar/>
            <w:vAlign w:val="center"/>
          </w:tcPr>
          <w:p w:rsidR="009C649E" w:rsidRDefault="00AB0F71" w14:paraId="47F5F8AE" w14:textId="77777777">
            <w:pPr>
              <w:keepLines/>
              <w:spacing w:after="0" w:line="240" w:lineRule="auto"/>
            </w:pPr>
            <w:r>
              <w:t>Texto</w:t>
            </w:r>
          </w:p>
        </w:tc>
        <w:tc>
          <w:tcPr>
            <w:tcW w:w="2239" w:type="dxa"/>
            <w:tcMar/>
            <w:vAlign w:val="center"/>
          </w:tcPr>
          <w:p w:rsidR="009C649E" w:rsidRDefault="00AB0F71" w14:paraId="425215C2" w14:textId="77777777">
            <w:pPr>
              <w:keepLines w:val="1"/>
              <w:spacing w:after="0" w:line="240" w:lineRule="auto"/>
            </w:pPr>
            <w:r w:rsidRPr="229D7926" w:rsidR="00AB0F71">
              <w:rPr>
                <w:lang w:val="es-ES"/>
              </w:rPr>
              <w:t>text y normalized_text no están vacíos.</w:t>
            </w:r>
          </w:p>
        </w:tc>
        <w:tc>
          <w:tcPr>
            <w:tcW w:w="2463" w:type="dxa"/>
            <w:tcMar/>
            <w:vAlign w:val="center"/>
          </w:tcPr>
          <w:p w:rsidR="009C649E" w:rsidRDefault="00AB0F71" w14:paraId="6219988E" w14:textId="77777777">
            <w:pPr>
              <w:keepLines/>
              <w:spacing w:after="0" w:line="240" w:lineRule="auto"/>
            </w:pPr>
            <w:r>
              <w:t>Evita vectorizar registros sin contenido.</w:t>
            </w:r>
          </w:p>
        </w:tc>
        <w:tc>
          <w:tcPr>
            <w:tcW w:w="2687" w:type="dxa"/>
            <w:tcMar/>
            <w:vAlign w:val="center"/>
          </w:tcPr>
          <w:p w:rsidR="009C649E" w:rsidRDefault="00AB0F71" w14:paraId="0AFE5AB4" w14:textId="77777777">
            <w:pPr>
              <w:keepLines/>
              <w:spacing w:after="0" w:line="240" w:lineRule="auto"/>
            </w:pPr>
            <w:r>
              <w:t>No certifica calidad factual ni generalización.</w:t>
            </w:r>
          </w:p>
        </w:tc>
      </w:tr>
      <w:tr w:rsidR="009C649E" w:rsidTr="229D7926" w14:paraId="539A8068" w14:textId="77777777">
        <w:trPr>
          <w:cantSplit/>
          <w:jc w:val="center"/>
        </w:trPr>
        <w:tc>
          <w:tcPr>
            <w:tcW w:w="1568" w:type="dxa"/>
            <w:tcMar/>
            <w:vAlign w:val="center"/>
          </w:tcPr>
          <w:p w:rsidR="009C649E" w:rsidRDefault="00AB0F71" w14:paraId="6B8E4498" w14:textId="77777777">
            <w:pPr>
              <w:keepLines/>
              <w:spacing w:after="0" w:line="240" w:lineRule="auto"/>
            </w:pPr>
            <w:r>
              <w:t>Advertencias</w:t>
            </w:r>
          </w:p>
        </w:tc>
        <w:tc>
          <w:tcPr>
            <w:tcW w:w="2239" w:type="dxa"/>
            <w:tcMar/>
            <w:vAlign w:val="center"/>
          </w:tcPr>
          <w:p w:rsidR="009C649E" w:rsidRDefault="00AB0F71" w14:paraId="4BEA762D" w14:textId="77777777">
            <w:pPr>
              <w:keepLines/>
              <w:spacing w:after="0" w:line="240" w:lineRule="auto"/>
            </w:pPr>
            <w:r>
              <w:t>Se detecta una única clase o idioma cuando procede.</w:t>
            </w:r>
          </w:p>
        </w:tc>
        <w:tc>
          <w:tcPr>
            <w:tcW w:w="2463" w:type="dxa"/>
            <w:tcMar/>
            <w:vAlign w:val="center"/>
          </w:tcPr>
          <w:p w:rsidR="009C649E" w:rsidRDefault="00AB0F71" w14:paraId="7CC47908" w14:textId="77777777">
            <w:pPr>
              <w:keepLines/>
              <w:spacing w:after="0" w:line="240" w:lineRule="auto"/>
            </w:pPr>
            <w:r>
              <w:t>Exige revisión; no equivale a validación semántica.</w:t>
            </w:r>
          </w:p>
        </w:tc>
        <w:tc>
          <w:tcPr>
            <w:tcW w:w="2687" w:type="dxa"/>
            <w:tcMar/>
            <w:vAlign w:val="center"/>
          </w:tcPr>
          <w:p w:rsidR="009C649E" w:rsidRDefault="00AB0F71" w14:paraId="18641C33" w14:textId="77777777">
            <w:pPr>
              <w:keepLines/>
              <w:spacing w:after="0" w:line="240" w:lineRule="auto"/>
            </w:pPr>
            <w:r>
              <w:t>No certifica calidad factual ni generalización.</w:t>
            </w:r>
          </w:p>
        </w:tc>
      </w:tr>
      <w:tr w:rsidR="009C649E" w:rsidTr="229D7926" w14:paraId="22DA5A6C" w14:textId="77777777">
        <w:trPr>
          <w:cantSplit/>
          <w:jc w:val="center"/>
        </w:trPr>
        <w:tc>
          <w:tcPr>
            <w:tcW w:w="1568" w:type="dxa"/>
            <w:tcMar/>
            <w:vAlign w:val="center"/>
          </w:tcPr>
          <w:p w:rsidR="009C649E" w:rsidRDefault="00AB0F71" w14:paraId="693CF23E" w14:textId="77777777">
            <w:pPr>
              <w:keepLines/>
              <w:spacing w:after="0" w:line="240" w:lineRule="auto"/>
            </w:pPr>
            <w:r>
              <w:t>Duplicación textual</w:t>
            </w:r>
          </w:p>
        </w:tc>
        <w:tc>
          <w:tcPr>
            <w:tcW w:w="2239" w:type="dxa"/>
            <w:tcMar/>
            <w:vAlign w:val="center"/>
          </w:tcPr>
          <w:p w:rsidR="009C649E" w:rsidRDefault="00AB0F71" w14:paraId="622613E8" w14:textId="77777777">
            <w:pPr>
              <w:keepLines/>
              <w:spacing w:after="0" w:line="240" w:lineRule="auto"/>
            </w:pPr>
            <w:r>
              <w:t>Se comparan textos normalizados antes de particionar.</w:t>
            </w:r>
          </w:p>
        </w:tc>
        <w:tc>
          <w:tcPr>
            <w:tcW w:w="2463" w:type="dxa"/>
            <w:tcMar/>
            <w:vAlign w:val="center"/>
          </w:tcPr>
          <w:p w:rsidR="009C649E" w:rsidRDefault="00AB0F71" w14:paraId="69D68DE2" w14:textId="77777777">
            <w:pPr>
              <w:keepLines/>
              <w:spacing w:after="0" w:line="240" w:lineRule="auto"/>
            </w:pPr>
            <w:r>
              <w:t>Agrupar variantes cercanas y registrar exclusiones conflictivas.</w:t>
            </w:r>
          </w:p>
        </w:tc>
        <w:tc>
          <w:tcPr>
            <w:tcW w:w="2687" w:type="dxa"/>
            <w:tcMar/>
            <w:vAlign w:val="center"/>
          </w:tcPr>
          <w:p w:rsidR="009C649E" w:rsidRDefault="00AB0F71" w14:paraId="670E18CD" w14:textId="77777777">
            <w:pPr>
              <w:keepLines/>
              <w:spacing w:after="0" w:line="240" w:lineRule="auto"/>
            </w:pPr>
            <w:r>
              <w:t>No demuestra ausencia de todas las paráfrasis.</w:t>
            </w:r>
          </w:p>
        </w:tc>
      </w:tr>
      <w:tr w:rsidR="009C649E" w:rsidTr="229D7926" w14:paraId="104A91D3" w14:textId="77777777">
        <w:trPr>
          <w:cantSplit/>
          <w:jc w:val="center"/>
        </w:trPr>
        <w:tc>
          <w:tcPr>
            <w:tcW w:w="1568" w:type="dxa"/>
            <w:tcMar/>
            <w:vAlign w:val="center"/>
          </w:tcPr>
          <w:p w:rsidR="009C649E" w:rsidRDefault="00AB0F71" w14:paraId="2DCBB4EE" w14:textId="77777777">
            <w:pPr>
              <w:keepLines/>
              <w:spacing w:after="0" w:line="240" w:lineRule="auto"/>
            </w:pPr>
            <w:r>
              <w:t>Idioma</w:t>
            </w:r>
          </w:p>
        </w:tc>
        <w:tc>
          <w:tcPr>
            <w:tcW w:w="2239" w:type="dxa"/>
            <w:tcMar/>
            <w:vAlign w:val="center"/>
          </w:tcPr>
          <w:p w:rsidR="009C649E" w:rsidRDefault="00AB0F71" w14:paraId="7AE8E42D" w14:textId="77777777">
            <w:pPr>
              <w:keepLines w:val="1"/>
              <w:spacing w:after="0" w:line="240" w:lineRule="auto"/>
            </w:pPr>
            <w:r w:rsidRPr="229D7926" w:rsidR="00AB0F71">
              <w:rPr>
                <w:lang w:val="es-ES"/>
              </w:rPr>
              <w:t>El detector usa semilla fija y persiste language.</w:t>
            </w:r>
          </w:p>
        </w:tc>
        <w:tc>
          <w:tcPr>
            <w:tcW w:w="2463" w:type="dxa"/>
            <w:tcMar/>
            <w:vAlign w:val="center"/>
          </w:tcPr>
          <w:p w:rsidR="009C649E" w:rsidRDefault="00AB0F71" w14:paraId="53868AC2" w14:textId="77777777">
            <w:pPr>
              <w:keepLines/>
              <w:spacing w:after="0" w:line="240" w:lineRule="auto"/>
            </w:pPr>
            <w:r>
              <w:t>Registrar detecciones minoritarias y revisar casos atípicos.</w:t>
            </w:r>
          </w:p>
        </w:tc>
        <w:tc>
          <w:tcPr>
            <w:tcW w:w="2687" w:type="dxa"/>
            <w:tcMar/>
            <w:vAlign w:val="center"/>
          </w:tcPr>
          <w:p w:rsidR="009C649E" w:rsidRDefault="00AB0F71" w14:paraId="6B860A6B" w14:textId="77777777">
            <w:pPr>
              <w:keepLines/>
              <w:spacing w:after="0" w:line="240" w:lineRule="auto"/>
            </w:pPr>
            <w:r>
              <w:t>No acredita validación multilingüe.</w:t>
            </w:r>
          </w:p>
        </w:tc>
      </w:tr>
      <w:tr w:rsidR="009C649E" w:rsidTr="229D7926" w14:paraId="20ABE4DD" w14:textId="77777777">
        <w:trPr>
          <w:cantSplit/>
          <w:jc w:val="center"/>
        </w:trPr>
        <w:tc>
          <w:tcPr>
            <w:tcW w:w="1568" w:type="dxa"/>
            <w:tcMar/>
            <w:vAlign w:val="center"/>
          </w:tcPr>
          <w:p w:rsidR="009C649E" w:rsidRDefault="00AB0F71" w14:paraId="17C9154F" w14:textId="77777777">
            <w:pPr>
              <w:keepNext/>
              <w:keepLines/>
              <w:spacing w:after="0" w:line="240" w:lineRule="auto"/>
            </w:pPr>
            <w:r>
              <w:t>Banderas de calidad</w:t>
            </w:r>
          </w:p>
        </w:tc>
        <w:tc>
          <w:tcPr>
            <w:tcW w:w="2239" w:type="dxa"/>
            <w:tcMar/>
            <w:vAlign w:val="center"/>
          </w:tcPr>
          <w:p w:rsidR="009C649E" w:rsidRDefault="00AB0F71" w14:paraId="18434062" w14:textId="77777777">
            <w:pPr>
              <w:keepNext w:val="1"/>
              <w:keepLines w:val="1"/>
              <w:spacing w:after="0" w:line="240" w:lineRule="auto"/>
            </w:pPr>
            <w:r w:rsidRPr="229D7926" w:rsidR="00AB0F71">
              <w:rPr>
                <w:lang w:val="es-ES"/>
              </w:rPr>
              <w:t>Se guardan quality_flags e is_usable.</w:t>
            </w:r>
          </w:p>
        </w:tc>
        <w:tc>
          <w:tcPr>
            <w:tcW w:w="2463" w:type="dxa"/>
            <w:tcMar/>
            <w:vAlign w:val="center"/>
          </w:tcPr>
          <w:p w:rsidR="009C649E" w:rsidRDefault="00AB0F71" w14:paraId="6709AA6B" w14:textId="77777777">
            <w:pPr>
              <w:keepNext/>
              <w:keepLines/>
              <w:spacing w:after="0" w:line="240" w:lineRule="auto"/>
            </w:pPr>
            <w:r>
              <w:t>Separar advertencias técnicas de errores bloqueantes.</w:t>
            </w:r>
          </w:p>
        </w:tc>
        <w:tc>
          <w:tcPr>
            <w:tcW w:w="2687" w:type="dxa"/>
            <w:tcMar/>
            <w:vAlign w:val="center"/>
          </w:tcPr>
          <w:p w:rsidR="009C649E" w:rsidRDefault="00AB0F71" w14:paraId="78DBBB43" w14:textId="77777777">
            <w:pPr>
              <w:keepNext/>
              <w:keepLines/>
              <w:spacing w:after="0" w:line="240" w:lineRule="auto"/>
            </w:pPr>
            <w:r>
              <w:t>No decide la veracidad de un contenido.</w:t>
            </w:r>
          </w:p>
        </w:tc>
      </w:tr>
    </w:tbl>
    <w:p w:rsidR="009C649E" w:rsidP="229D7926" w:rsidRDefault="00AB0F71" w14:paraId="7D77BEEF" w14:textId="77777777">
      <w:pPr>
        <w:keepLines w:val="1"/>
        <w:spacing w:after="120" w:line="360" w:lineRule="auto"/>
        <w:jc w:val="both"/>
      </w:pPr>
      <w:r w:rsidRPr="229D7926" w:rsidR="00AB0F71">
        <w:rPr>
          <w:i w:val="1"/>
          <w:iCs w:val="1"/>
        </w:rPr>
        <w:t>Nota.</w:t>
      </w:r>
      <w:r w:rsidR="00AB0F71">
        <w:rPr/>
        <w:t xml:space="preserve"> Los controles estructurales proceden del validador y del ejecutor; la validación semántica requiere evidencia independiente.</w:t>
      </w:r>
    </w:p>
    <w:p w:rsidR="009C649E" w:rsidRDefault="00AB0F71" w14:paraId="75E4D00E" w14:textId="77777777">
      <w:pPr>
        <w:keepLines w:val="1"/>
        <w:spacing w:after="120" w:line="360" w:lineRule="auto"/>
        <w:jc w:val="both"/>
      </w:pPr>
      <w:r w:rsidRPr="229D7926" w:rsidR="00AB0F71">
        <w:rPr>
          <w:lang w:val="es-ES"/>
        </w:rPr>
        <w:t xml:space="preserve">La verificación de duplicados tiene dos niveles. El validador estructural rechaza </w:t>
      </w:r>
      <w:r w:rsidRPr="229D7926" w:rsidR="00AB0F71">
        <w:rPr>
          <w:rFonts w:ascii="Consolas" w:hAnsi="Consolas" w:eastAsia="Consolas" w:cs="Consolas"/>
          <w:lang w:val="es-ES"/>
        </w:rPr>
        <w:t>source_id</w:t>
      </w:r>
      <w:r w:rsidRPr="229D7926" w:rsidR="00AB0F71">
        <w:rPr>
          <w:lang w:val="es-ES"/>
        </w:rPr>
        <w:t xml:space="preserve"> repetidos en la entrada de entrenamiento; la preparación derivada analiza textos normalizados antes de particionar y registra los originales de cada representante. Repetición de clave y coincidencia textual no son lo mismo. El primer control protege la integridad de identidades; el segundo reduce solapamiento entre prueba y entrenamiento. Ninguno demuestra ausencia de todas las paráfrasis, porque MinHash LSH solo aproxima la propuesta de candidatos.</w:t>
      </w:r>
    </w:p>
    <w:p w:rsidR="008617EA" w:rsidP="3DBD6B24" w:rsidRDefault="00253CC9" w14:paraId="660EA564" w14:textId="77777777">
      <w:pPr>
        <w:pStyle w:val="Ttulo2"/>
        <w:spacing w:after="120" w:line="360" w:lineRule="auto"/>
      </w:pPr>
      <w:bookmarkStart w:name="_Toc243512155" w:id="339"/>
      <w:r>
        <w:t>4.3 Preprocesamiento textual</w:t>
      </w:r>
      <w:bookmarkEnd w:id="339"/>
    </w:p>
    <w:p w:rsidR="00A747DC" w:rsidRDefault="00253CC9" w14:paraId="5AEBD45A" w14:textId="77777777">
      <w:pPr>
        <w:spacing w:after="120" w:line="360" w:lineRule="auto"/>
        <w:jc w:val="both"/>
      </w:pPr>
      <w:r>
        <w:t xml:space="preserve">El módulo </w:t>
      </w:r>
      <w:r w:rsidRPr="76B9544C">
        <w:rPr>
          <w:rFonts w:ascii="Consolas" w:hAnsi="Consolas" w:eastAsia="Consolas" w:cs="Consolas"/>
          <w:i/>
          <w:iCs/>
          <w:szCs w:val="22"/>
        </w:rPr>
        <w:t>preprocessing.py</w:t>
      </w:r>
      <w:r>
        <w:t xml:space="preserve"> transforma cada texto crudo en una representación normalizada. La Figura 3 muestra las etapas del pipeline. La normalización conserva trazabilidad, ya que no sustituye los campos originales por los derivados. El texto crudo, la fuente, el identificador y la etiqueta permanecen disponibles para auditoría.</w:t>
      </w:r>
    </w:p>
    <w:p w:rsidR="00A747DC" w:rsidP="3DBD6B24" w:rsidRDefault="00253CC9" w14:paraId="243E7789" w14:textId="77777777">
      <w:pPr>
        <w:keepNext/>
        <w:spacing w:before="160" w:after="0" w:line="360" w:lineRule="auto"/>
      </w:pPr>
      <w:r>
        <w:rPr>
          <w:b/>
        </w:rPr>
        <w:t>Figura 3</w:t>
      </w:r>
    </w:p>
    <w:p w:rsidR="00A747DC" w:rsidP="3DBD6B24" w:rsidRDefault="00253CC9" w14:paraId="0B7C7965" w14:textId="77777777">
      <w:pPr>
        <w:keepNext/>
        <w:spacing w:after="120" w:line="360" w:lineRule="auto"/>
      </w:pPr>
      <w:r w:rsidRPr="3DBD6B24">
        <w:rPr>
          <w:i/>
          <w:iCs/>
        </w:rPr>
        <w:t>Etapas del pipeline de preprocesamiento textual</w:t>
      </w:r>
    </w:p>
    <w:p w:rsidR="00A747DC" w:rsidP="3DBD6B24" w:rsidRDefault="00253CC9" w14:paraId="4149DB21" w14:textId="77777777">
      <w:pPr>
        <w:keepLines/>
        <w:spacing w:line="360" w:lineRule="auto"/>
        <w:jc w:val="center"/>
      </w:pPr>
      <w:r>
        <w:rPr>
          <w:noProof/>
        </w:rPr>
        <w:drawing>
          <wp:inline distT="0" distB="0" distL="0" distR="0" wp14:anchorId="12F6F335" wp14:editId="1052CA1E">
            <wp:extent cx="5576461" cy="1467485"/>
            <wp:effectExtent l="0" t="0" r="0" b="571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6"/>
                    <a:srcRect t="29151" b="24065"/>
                    <a:stretch>
                      <a:fillRect/>
                    </a:stretch>
                  </pic:blipFill>
                  <pic:spPr bwMode="auto">
                    <a:xfrm>
                      <a:off x="0" y="0"/>
                      <a:ext cx="5577840" cy="1467848"/>
                    </a:xfrm>
                    <a:prstGeom prst="rect">
                      <a:avLst/>
                    </a:prstGeom>
                    <a:ln>
                      <a:noFill/>
                    </a:ln>
                    <a:extLst>
                      <a:ext uri="{53640926-AAD7-44D8-BBD7-CCE9431645EC}">
                        <a14:shadowObscured xmlns:a14="http://schemas.microsoft.com/office/drawing/2010/main"/>
                      </a:ext>
                    </a:extLst>
                  </pic:spPr>
                </pic:pic>
              </a:graphicData>
            </a:graphic>
          </wp:inline>
        </w:drawing>
      </w:r>
    </w:p>
    <w:p w:rsidR="00A747DC" w:rsidP="229D7926" w:rsidRDefault="00253CC9" w14:paraId="496846BF" w14:textId="77777777">
      <w:pPr>
        <w:keepLines w:val="1"/>
        <w:spacing w:after="120" w:line="360" w:lineRule="auto"/>
        <w:jc w:val="both"/>
        <w:rPr>
          <w:sz w:val="28"/>
          <w:szCs w:val="28"/>
          <w:lang w:val="es-ES"/>
        </w:rPr>
      </w:pPr>
      <w:r w:rsidRPr="229D7926" w:rsidR="00253CC9">
        <w:rPr>
          <w:i w:val="1"/>
          <w:iCs w:val="1"/>
        </w:rPr>
        <w:t>Nota.</w:t>
      </w:r>
      <w:r w:rsidR="00253CC9">
        <w:rPr/>
        <w:t xml:space="preserve"> Elaboración propia a partir de las reglas persistidas en </w:t>
      </w:r>
      <w:r w:rsidR="00253CC9">
        <w:rPr/>
        <w:t>fake_news_</w:t>
      </w:r>
      <w:r w:rsidR="00253CC9">
        <w:rPr/>
        <w:t>unified.metadata</w:t>
      </w:r>
      <w:r w:rsidR="00253CC9">
        <w:rPr/>
        <w:t>.json</w:t>
      </w:r>
      <w:r w:rsidR="00253CC9">
        <w:rPr/>
        <w:t>.</w:t>
      </w:r>
    </w:p>
    <w:p w:rsidR="00A747DC" w:rsidRDefault="00253CC9" w14:paraId="406EEB59" w14:textId="77777777">
      <w:pPr>
        <w:keepNext/>
        <w:spacing w:after="120" w:line="360" w:lineRule="auto"/>
        <w:jc w:val="both"/>
      </w:pPr>
      <w:r>
        <w:t>La Tabla 13 describe las reglas de limpieza aplicadas.</w:t>
      </w:r>
    </w:p>
    <w:p w:rsidR="00A747DC" w:rsidP="3DBD6B24" w:rsidRDefault="00253CC9" w14:paraId="7A4786A0" w14:textId="77777777">
      <w:pPr>
        <w:keepNext/>
        <w:keepLines/>
        <w:spacing w:after="0" w:line="360" w:lineRule="auto"/>
      </w:pPr>
      <w:r>
        <w:rPr>
          <w:b/>
        </w:rPr>
        <w:t>Tabla 13</w:t>
      </w:r>
    </w:p>
    <w:p w:rsidR="00A747DC" w:rsidP="3DBD6B24" w:rsidRDefault="00253CC9" w14:paraId="2504AB67" w14:textId="77777777">
      <w:pPr>
        <w:keepNext/>
        <w:keepLines/>
        <w:spacing w:after="120" w:line="360" w:lineRule="auto"/>
      </w:pPr>
      <w:r>
        <w:rPr>
          <w:i/>
        </w:rPr>
        <w:t>Reglas de preprocesamiento documentadas</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5D1E0567" w14:textId="77777777">
        <w:trPr>
          <w:cantSplit/>
          <w:tblHeader/>
          <w:jc w:val="center"/>
        </w:trPr>
        <w:tc>
          <w:tcPr>
            <w:tcW w:w="2015" w:type="dxa"/>
            <w:tcBorders>
              <w:bottom w:val="single" w:color="000000" w:themeColor="text1" w:sz="4" w:space="0"/>
            </w:tcBorders>
            <w:tcMar/>
            <w:vAlign w:val="center"/>
          </w:tcPr>
          <w:p w:rsidR="009C649E" w:rsidRDefault="00AB0F71" w14:paraId="3F304AE3" w14:textId="77777777">
            <w:pPr>
              <w:keepNext/>
              <w:keepLines/>
              <w:spacing w:after="0" w:line="240" w:lineRule="auto"/>
              <w:jc w:val="center"/>
            </w:pPr>
            <w:r>
              <w:rPr>
                <w:b/>
              </w:rPr>
              <w:t>Regla</w:t>
            </w:r>
          </w:p>
        </w:tc>
        <w:tc>
          <w:tcPr>
            <w:tcW w:w="3247" w:type="dxa"/>
            <w:tcBorders>
              <w:bottom w:val="single" w:color="000000" w:themeColor="text1" w:sz="4" w:space="0"/>
            </w:tcBorders>
            <w:tcMar/>
            <w:vAlign w:val="center"/>
          </w:tcPr>
          <w:p w:rsidR="009C649E" w:rsidRDefault="00AB0F71" w14:paraId="3AB5B058" w14:textId="77777777">
            <w:pPr>
              <w:keepNext/>
              <w:keepLines/>
              <w:spacing w:after="0" w:line="240" w:lineRule="auto"/>
              <w:jc w:val="center"/>
            </w:pPr>
            <w:r>
              <w:rPr>
                <w:b/>
              </w:rPr>
              <w:t>Transformación</w:t>
            </w:r>
          </w:p>
        </w:tc>
        <w:tc>
          <w:tcPr>
            <w:tcW w:w="3695" w:type="dxa"/>
            <w:tcBorders>
              <w:bottom w:val="single" w:color="000000" w:themeColor="text1" w:sz="4" w:space="0"/>
            </w:tcBorders>
            <w:tcMar/>
            <w:vAlign w:val="center"/>
          </w:tcPr>
          <w:p w:rsidR="009C649E" w:rsidRDefault="00AB0F71" w14:paraId="673AFD8D" w14:textId="77777777">
            <w:pPr>
              <w:keepNext/>
              <w:keepLines/>
              <w:spacing w:after="0" w:line="240" w:lineRule="auto"/>
              <w:jc w:val="center"/>
            </w:pPr>
            <w:r>
              <w:rPr>
                <w:b/>
              </w:rPr>
              <w:t>Evidencia conservada</w:t>
            </w:r>
          </w:p>
        </w:tc>
      </w:tr>
      <w:tr w:rsidR="009C649E" w:rsidTr="229D7926" w14:paraId="3C144EF7" w14:textId="77777777">
        <w:trPr>
          <w:cantSplit/>
          <w:jc w:val="center"/>
        </w:trPr>
        <w:tc>
          <w:tcPr>
            <w:tcW w:w="2015" w:type="dxa"/>
            <w:tcMar/>
            <w:vAlign w:val="center"/>
          </w:tcPr>
          <w:p w:rsidR="009C649E" w:rsidRDefault="00AB0F71" w14:paraId="63C231EF" w14:textId="77777777">
            <w:pPr>
              <w:keepNext/>
              <w:keepLines/>
              <w:spacing w:after="0" w:line="240" w:lineRule="auto"/>
            </w:pPr>
            <w:r>
              <w:t>R1</w:t>
            </w:r>
          </w:p>
        </w:tc>
        <w:tc>
          <w:tcPr>
            <w:tcW w:w="3247" w:type="dxa"/>
            <w:tcMar/>
            <w:vAlign w:val="center"/>
          </w:tcPr>
          <w:p w:rsidR="009C649E" w:rsidRDefault="00AB0F71" w14:paraId="2C027EC8" w14:textId="77777777">
            <w:pPr>
              <w:keepNext/>
              <w:keepLines/>
              <w:spacing w:after="0" w:line="240" w:lineRule="auto"/>
            </w:pPr>
            <w:r>
              <w:t>Convierte entidades HTML y normaliza el texto a minúsculas.</w:t>
            </w:r>
          </w:p>
        </w:tc>
        <w:tc>
          <w:tcPr>
            <w:tcW w:w="3695" w:type="dxa"/>
            <w:tcMar/>
            <w:vAlign w:val="center"/>
          </w:tcPr>
          <w:p w:rsidR="009C649E" w:rsidRDefault="00AB0F71" w14:paraId="76C69A24" w14:textId="77777777">
            <w:pPr>
              <w:keepNext w:val="1"/>
              <w:keepLines w:val="1"/>
              <w:spacing w:after="0" w:line="240" w:lineRule="auto"/>
            </w:pPr>
            <w:r w:rsidRPr="229D7926" w:rsidR="00AB0F71">
              <w:rPr>
                <w:lang w:val="es-ES"/>
              </w:rPr>
              <w:t>text se mantiene y normalized_text registra el resultado.</w:t>
            </w:r>
          </w:p>
        </w:tc>
      </w:tr>
      <w:tr w:rsidR="009C649E" w:rsidTr="229D7926" w14:paraId="4955E643" w14:textId="77777777">
        <w:trPr>
          <w:cantSplit/>
          <w:jc w:val="center"/>
        </w:trPr>
        <w:tc>
          <w:tcPr>
            <w:tcW w:w="2015" w:type="dxa"/>
            <w:tcMar/>
            <w:vAlign w:val="center"/>
          </w:tcPr>
          <w:p w:rsidR="009C649E" w:rsidRDefault="00AB0F71" w14:paraId="7226252E" w14:textId="77777777">
            <w:pPr>
              <w:keepNext/>
              <w:keepLines/>
              <w:spacing w:after="0" w:line="240" w:lineRule="auto"/>
            </w:pPr>
            <w:r>
              <w:t>R2</w:t>
            </w:r>
          </w:p>
        </w:tc>
        <w:tc>
          <w:tcPr>
            <w:tcW w:w="3247" w:type="dxa"/>
            <w:tcMar/>
            <w:vAlign w:val="center"/>
          </w:tcPr>
          <w:p w:rsidR="009C649E" w:rsidRDefault="00AB0F71" w14:paraId="3C6D528B" w14:textId="77777777">
            <w:pPr>
              <w:keepNext w:val="1"/>
              <w:keepLines w:val="1"/>
              <w:spacing w:after="0" w:line="240" w:lineRule="auto"/>
            </w:pPr>
            <w:r w:rsidRPr="229D7926" w:rsidR="00AB0F71">
              <w:rPr>
                <w:lang w:val="es-ES"/>
              </w:rPr>
              <w:t>Sustituye URLs por el token 'url' y menciones por el token 'usuario'.</w:t>
            </w:r>
          </w:p>
        </w:tc>
        <w:tc>
          <w:tcPr>
            <w:tcW w:w="3695" w:type="dxa"/>
            <w:tcMar/>
            <w:vAlign w:val="center"/>
          </w:tcPr>
          <w:p w:rsidR="009C649E" w:rsidRDefault="00AB0F71" w14:paraId="490469A6" w14:textId="77777777">
            <w:pPr>
              <w:keepNext/>
              <w:keepLines/>
              <w:spacing w:after="0" w:line="240" w:lineRule="auto"/>
            </w:pPr>
            <w:r>
              <w:t>Los marcadores hacen visible la regla aplicada.</w:t>
            </w:r>
          </w:p>
        </w:tc>
      </w:tr>
      <w:tr w:rsidR="009C649E" w:rsidTr="229D7926" w14:paraId="71074B08" w14:textId="77777777">
        <w:trPr>
          <w:cantSplit/>
          <w:jc w:val="center"/>
        </w:trPr>
        <w:tc>
          <w:tcPr>
            <w:tcW w:w="2015" w:type="dxa"/>
            <w:tcMar/>
            <w:vAlign w:val="center"/>
          </w:tcPr>
          <w:p w:rsidR="009C649E" w:rsidRDefault="00AB0F71" w14:paraId="7F6F73D3" w14:textId="77777777">
            <w:pPr>
              <w:keepLines/>
              <w:spacing w:after="0" w:line="240" w:lineRule="auto"/>
            </w:pPr>
            <w:r>
              <w:t>R3</w:t>
            </w:r>
          </w:p>
        </w:tc>
        <w:tc>
          <w:tcPr>
            <w:tcW w:w="3247" w:type="dxa"/>
            <w:tcMar/>
            <w:vAlign w:val="center"/>
          </w:tcPr>
          <w:p w:rsidR="009C649E" w:rsidRDefault="00AB0F71" w14:paraId="71BB5D89" w14:textId="77777777">
            <w:pPr>
              <w:keepLines/>
              <w:spacing w:after="0" w:line="240" w:lineRule="auto"/>
            </w:pPr>
            <w:r>
              <w:t>Conserva el término base de los hashtags y elimina el símbolo '#'.</w:t>
            </w:r>
          </w:p>
        </w:tc>
        <w:tc>
          <w:tcPr>
            <w:tcW w:w="3695" w:type="dxa"/>
            <w:tcMar/>
            <w:vAlign w:val="center"/>
          </w:tcPr>
          <w:p w:rsidR="009C649E" w:rsidRDefault="00AB0F71" w14:paraId="3C004296" w14:textId="77777777">
            <w:pPr>
              <w:keepLines/>
              <w:spacing w:after="0" w:line="240" w:lineRule="auto"/>
            </w:pPr>
            <w:r>
              <w:t>Los tokens pueden revisarse en la representación derivada.</w:t>
            </w:r>
          </w:p>
        </w:tc>
      </w:tr>
      <w:tr w:rsidR="009C649E" w:rsidTr="229D7926" w14:paraId="7DD744A2" w14:textId="77777777">
        <w:trPr>
          <w:cantSplit/>
          <w:jc w:val="center"/>
        </w:trPr>
        <w:tc>
          <w:tcPr>
            <w:tcW w:w="2015" w:type="dxa"/>
            <w:tcMar/>
            <w:vAlign w:val="center"/>
          </w:tcPr>
          <w:p w:rsidR="009C649E" w:rsidRDefault="00AB0F71" w14:paraId="3FD66A3E" w14:textId="77777777">
            <w:pPr>
              <w:keepLines/>
              <w:spacing w:after="0" w:line="240" w:lineRule="auto"/>
            </w:pPr>
            <w:r>
              <w:t>R4</w:t>
            </w:r>
          </w:p>
        </w:tc>
        <w:tc>
          <w:tcPr>
            <w:tcW w:w="3247" w:type="dxa"/>
            <w:tcMar/>
            <w:vAlign w:val="center"/>
          </w:tcPr>
          <w:p w:rsidR="009C649E" w:rsidRDefault="00AB0F71" w14:paraId="1FB69B93" w14:textId="77777777">
            <w:pPr>
              <w:keepLines/>
              <w:spacing w:after="0" w:line="240" w:lineRule="auto"/>
            </w:pPr>
            <w:r>
              <w:t>Elimina emojis y caracteres fuera de la clase latina configurada.</w:t>
            </w:r>
          </w:p>
        </w:tc>
        <w:tc>
          <w:tcPr>
            <w:tcW w:w="3695" w:type="dxa"/>
            <w:tcMar/>
            <w:vAlign w:val="center"/>
          </w:tcPr>
          <w:p w:rsidR="009C649E" w:rsidRDefault="00AB0F71" w14:paraId="3B7B2215" w14:textId="77777777">
            <w:pPr>
              <w:keepLines w:val="1"/>
              <w:spacing w:after="0" w:line="240" w:lineRule="auto"/>
            </w:pPr>
            <w:r w:rsidRPr="229D7926" w:rsidR="00AB0F71">
              <w:rPr>
                <w:lang w:val="es-ES"/>
              </w:rPr>
              <w:t>La regla queda declarada en cleaning_rules.</w:t>
            </w:r>
          </w:p>
        </w:tc>
      </w:tr>
      <w:tr w:rsidR="009C649E" w:rsidTr="229D7926" w14:paraId="7A79C13B" w14:textId="77777777">
        <w:trPr>
          <w:cantSplit/>
          <w:jc w:val="center"/>
        </w:trPr>
        <w:tc>
          <w:tcPr>
            <w:tcW w:w="2015" w:type="dxa"/>
            <w:tcMar/>
            <w:vAlign w:val="center"/>
          </w:tcPr>
          <w:p w:rsidR="009C649E" w:rsidRDefault="00AB0F71" w14:paraId="46710638" w14:textId="77777777">
            <w:pPr>
              <w:keepLines/>
              <w:spacing w:after="0" w:line="240" w:lineRule="auto"/>
            </w:pPr>
            <w:r>
              <w:t>R5</w:t>
            </w:r>
          </w:p>
        </w:tc>
        <w:tc>
          <w:tcPr>
            <w:tcW w:w="3247" w:type="dxa"/>
            <w:tcMar/>
            <w:vAlign w:val="center"/>
          </w:tcPr>
          <w:p w:rsidR="009C649E" w:rsidRDefault="00AB0F71" w14:paraId="7908667C" w14:textId="77777777">
            <w:pPr>
              <w:keepLines w:val="1"/>
              <w:spacing w:after="0" w:line="240" w:lineRule="auto"/>
            </w:pPr>
            <w:r w:rsidRPr="229D7926" w:rsidR="00AB0F71">
              <w:rPr>
                <w:lang w:val="es-ES"/>
              </w:rPr>
              <w:t>Compacta espacios en blanco y tokeniza con una expresión regular alfanumérica.</w:t>
            </w:r>
          </w:p>
        </w:tc>
        <w:tc>
          <w:tcPr>
            <w:tcW w:w="3695" w:type="dxa"/>
            <w:tcMar/>
            <w:vAlign w:val="center"/>
          </w:tcPr>
          <w:p w:rsidR="009C649E" w:rsidRDefault="00AB0F71" w14:paraId="5250A293" w14:textId="77777777">
            <w:pPr>
              <w:keepLines w:val="1"/>
              <w:spacing w:after="0" w:line="240" w:lineRule="auto"/>
            </w:pPr>
            <w:r w:rsidRPr="229D7926" w:rsidR="00AB0F71">
              <w:rPr>
                <w:lang w:val="es-ES"/>
              </w:rPr>
              <w:t>Se persisten tokens y token_count en la salida.</w:t>
            </w:r>
          </w:p>
        </w:tc>
      </w:tr>
      <w:tr w:rsidR="009C649E" w:rsidTr="229D7926" w14:paraId="5D9C3F9D" w14:textId="77777777">
        <w:trPr>
          <w:cantSplit/>
          <w:jc w:val="center"/>
        </w:trPr>
        <w:tc>
          <w:tcPr>
            <w:tcW w:w="2015" w:type="dxa"/>
            <w:tcMar/>
            <w:vAlign w:val="center"/>
          </w:tcPr>
          <w:p w:rsidR="009C649E" w:rsidRDefault="00AB0F71" w14:paraId="2BF700DA" w14:textId="77777777">
            <w:pPr>
              <w:keepLines/>
              <w:spacing w:after="0" w:line="240" w:lineRule="auto"/>
            </w:pPr>
            <w:r>
              <w:t>R6</w:t>
            </w:r>
          </w:p>
        </w:tc>
        <w:tc>
          <w:tcPr>
            <w:tcW w:w="3247" w:type="dxa"/>
            <w:tcMar/>
            <w:vAlign w:val="center"/>
          </w:tcPr>
          <w:p w:rsidR="009C649E" w:rsidRDefault="00AB0F71" w14:paraId="3DE86DF5" w14:textId="77777777">
            <w:pPr>
              <w:keepLines w:val="1"/>
              <w:spacing w:after="0" w:line="240" w:lineRule="auto"/>
            </w:pPr>
            <w:r w:rsidRPr="229D7926" w:rsidR="00AB0F71">
              <w:rPr>
                <w:lang w:val="es-ES"/>
              </w:rPr>
              <w:t>Filtra stopwords configurables por entorno antes de reconstruir normalized_text.</w:t>
            </w:r>
          </w:p>
        </w:tc>
        <w:tc>
          <w:tcPr>
            <w:tcW w:w="3695" w:type="dxa"/>
            <w:tcMar/>
            <w:vAlign w:val="center"/>
          </w:tcPr>
          <w:p w:rsidR="009C649E" w:rsidRDefault="00AB0F71" w14:paraId="18CF23C7" w14:textId="77777777">
            <w:pPr>
              <w:keepLines/>
              <w:spacing w:after="0" w:line="240" w:lineRule="auto"/>
            </w:pPr>
            <w:r>
              <w:t>Evita asumir una lista fija no documentada.</w:t>
            </w:r>
          </w:p>
        </w:tc>
      </w:tr>
      <w:tr w:rsidR="009C649E" w:rsidTr="229D7926" w14:paraId="5855268D" w14:textId="77777777">
        <w:trPr>
          <w:cantSplit/>
          <w:jc w:val="center"/>
        </w:trPr>
        <w:tc>
          <w:tcPr>
            <w:tcW w:w="2015" w:type="dxa"/>
            <w:tcMar/>
            <w:vAlign w:val="center"/>
          </w:tcPr>
          <w:p w:rsidR="009C649E" w:rsidRDefault="00AB0F71" w14:paraId="4E415E53" w14:textId="77777777">
            <w:pPr>
              <w:keepNext/>
              <w:keepLines/>
              <w:spacing w:after="0" w:line="240" w:lineRule="auto"/>
            </w:pPr>
            <w:r>
              <w:t>R7</w:t>
            </w:r>
          </w:p>
        </w:tc>
        <w:tc>
          <w:tcPr>
            <w:tcW w:w="3247" w:type="dxa"/>
            <w:tcMar/>
            <w:vAlign w:val="center"/>
          </w:tcPr>
          <w:p w:rsidR="009C649E" w:rsidRDefault="00AB0F71" w14:paraId="3CCC6C65" w14:textId="77777777">
            <w:pPr>
              <w:keepNext w:val="1"/>
              <w:keepLines w:val="1"/>
              <w:spacing w:after="0" w:line="240" w:lineRule="auto"/>
            </w:pPr>
            <w:r w:rsidRPr="229D7926" w:rsidR="00AB0F71">
              <w:rPr>
                <w:lang w:val="es-ES"/>
              </w:rPr>
              <w:t>Marca textos vacíos, demasiado cortos o con idioma desconocido mediante quality_flags.</w:t>
            </w:r>
          </w:p>
        </w:tc>
        <w:tc>
          <w:tcPr>
            <w:tcW w:w="3695" w:type="dxa"/>
            <w:tcMar/>
            <w:vAlign w:val="center"/>
          </w:tcPr>
          <w:p w:rsidR="009C649E" w:rsidRDefault="00AB0F71" w14:paraId="09673B28" w14:textId="77777777">
            <w:pPr>
              <w:keepNext w:val="1"/>
              <w:keepLines w:val="1"/>
              <w:spacing w:after="0" w:line="240" w:lineRule="auto"/>
            </w:pPr>
            <w:r w:rsidRPr="229D7926" w:rsidR="00AB0F71">
              <w:rPr>
                <w:lang w:val="es-ES"/>
              </w:rPr>
              <w:t>quality_flags e is_usable conservan información diagnóstica.</w:t>
            </w:r>
          </w:p>
        </w:tc>
      </w:tr>
    </w:tbl>
    <w:p w:rsidR="00A747DC" w:rsidP="229D7926" w:rsidRDefault="00253CC9" w14:paraId="55B4D1D4" w14:textId="77777777">
      <w:pPr>
        <w:keepLines w:val="1"/>
        <w:spacing w:after="120" w:line="360" w:lineRule="auto"/>
        <w:jc w:val="both"/>
        <w:rPr>
          <w:sz w:val="28"/>
          <w:szCs w:val="28"/>
        </w:rPr>
      </w:pPr>
      <w:r w:rsidRPr="229D7926" w:rsidR="00253CC9">
        <w:rPr>
          <w:i w:val="1"/>
          <w:iCs w:val="1"/>
        </w:rPr>
        <w:t>Nota.</w:t>
      </w:r>
      <w:r w:rsidR="00253CC9">
        <w:rPr/>
        <w:t xml:space="preserve"> Las reglas quedan persistidas junto al corpus para que la transformación pueda revisarse sin abrir el código fuente.</w:t>
      </w:r>
    </w:p>
    <w:p w:rsidR="00A553D6" w:rsidRDefault="00F5493C" w14:paraId="14E28D5B" w14:textId="77777777">
      <w:pPr>
        <w:spacing w:after="120" w:line="360" w:lineRule="auto"/>
        <w:jc w:val="both"/>
      </w:pPr>
      <w:r w:rsidRPr="229D7926" w:rsidR="00F5493C">
        <w:rPr>
          <w:lang w:val="es-ES"/>
        </w:rPr>
        <w:t>La normalización se ejecuta en un orden estable: descodifica HTML, pasa el texto a minúsculas, sustituye URLs y menciones por marcadores, conserva el término base de los hashtags, elimina caracteres fuera de la clase configurada y compacta los espacios antes de tokenizar. El resultado no borra text, sino que se almacena junto a él. Esta decisión permite revisar qué transformación se aplicó a un registro concreto y evita que una representación adecuada para TF-IDF se confunda con la fuente original.</w:t>
      </w:r>
    </w:p>
    <w:p w:rsidR="00A553D6" w:rsidRDefault="00F5493C" w14:paraId="52559FA5" w14:textId="77777777">
      <w:pPr>
        <w:spacing w:after="120" w:line="360" w:lineRule="auto"/>
        <w:jc w:val="both"/>
      </w:pPr>
      <w:r w:rsidRPr="229D7926" w:rsidR="00F5493C">
        <w:rPr>
          <w:lang w:val="es-ES"/>
        </w:rPr>
        <w:t xml:space="preserve">El detector de idioma utiliza una semilla fija. Junto al idioma se guardan tokens, recuento de tokens, </w:t>
      </w:r>
      <w:r w:rsidRPr="229D7926" w:rsidR="00F5493C">
        <w:rPr>
          <w:rFonts w:ascii="Consolas" w:hAnsi="Consolas" w:eastAsia="Consolas" w:cs="Consolas"/>
          <w:lang w:val="es-ES"/>
        </w:rPr>
        <w:t>quality_flags</w:t>
      </w:r>
      <w:r w:rsidRPr="229D7926" w:rsidR="00F5493C">
        <w:rPr>
          <w:lang w:val="es-ES"/>
        </w:rPr>
        <w:t xml:space="preserve"> e </w:t>
      </w:r>
      <w:r w:rsidRPr="229D7926" w:rsidR="00F5493C">
        <w:rPr>
          <w:rFonts w:ascii="Consolas" w:hAnsi="Consolas" w:eastAsia="Consolas" w:cs="Consolas"/>
          <w:lang w:val="es-ES"/>
        </w:rPr>
        <w:t>is_usable</w:t>
      </w:r>
      <w:r w:rsidRPr="229D7926" w:rsidR="00F5493C">
        <w:rPr>
          <w:lang w:val="es-ES"/>
        </w:rPr>
        <w:t xml:space="preserve">. Las banderas no corrigen por sí mismas un texto, pero convierten condiciones como vacío, demasiado corto o idioma desconocido en información </w:t>
      </w:r>
      <w:r w:rsidRPr="229D7926" w:rsidR="00F5493C">
        <w:rPr>
          <w:lang w:val="es-ES"/>
        </w:rPr>
        <w:t>visible. En el corpus de referencia, las detecciones distintas de en son minoritarias y no deben interpretarse como validación multilingüe.</w:t>
      </w:r>
    </w:p>
    <w:p w:rsidR="009C649E" w:rsidRDefault="00AB0F71" w14:paraId="39DA50A3" w14:textId="77777777">
      <w:pPr>
        <w:keepLines w:val="1"/>
        <w:spacing w:after="120" w:line="360" w:lineRule="auto"/>
        <w:jc w:val="both"/>
      </w:pPr>
      <w:r w:rsidRPr="229D7926" w:rsidR="00AB0F71">
        <w:rPr>
          <w:lang w:val="es-ES"/>
        </w:rPr>
        <w:t xml:space="preserve">El orden de la limpieza es determinista y el texto original se conserva junto con la representación normalizada. La semilla fija del detector mejora la repetibilidad, pero no certifica el idioma; las banderas de calidad tampoco sustituyen una anotación semántica. Una modificación de </w:t>
      </w:r>
      <w:r w:rsidRPr="229D7926" w:rsidR="00AB0F71">
        <w:rPr>
          <w:i w:val="1"/>
          <w:iCs w:val="1"/>
          <w:lang w:val="es-ES"/>
        </w:rPr>
        <w:t>stopwords</w:t>
      </w:r>
      <w:r w:rsidRPr="229D7926" w:rsidR="00AB0F71">
        <w:rPr>
          <w:lang w:val="es-ES"/>
        </w:rPr>
        <w:t>, tokenización o limpieza define nuevas condiciones experimentales.</w:t>
      </w:r>
    </w:p>
    <w:p w:rsidR="008617EA" w:rsidP="3DBD6B24" w:rsidRDefault="00253CC9" w14:paraId="075452F0" w14:textId="77777777">
      <w:pPr>
        <w:pStyle w:val="Ttulo2"/>
        <w:spacing w:after="120" w:line="360" w:lineRule="auto"/>
        <w:rPr>
          <w:lang w:val="es-ES"/>
        </w:rPr>
      </w:pPr>
      <w:bookmarkStart w:name="_Toc243512156" w:id="342"/>
      <w:r w:rsidRPr="3DBD6B24">
        <w:rPr>
          <w:lang w:val="es-ES"/>
        </w:rPr>
        <w:t>4.4 Módulo complementario de adquisición desde Telegram</w:t>
      </w:r>
      <w:bookmarkEnd w:id="342"/>
    </w:p>
    <w:p w:rsidR="00A747DC" w:rsidRDefault="00253CC9" w14:paraId="48FE6CDF" w14:textId="77777777">
      <w:pPr>
        <w:spacing w:after="120" w:line="360" w:lineRule="auto"/>
        <w:jc w:val="both"/>
      </w:pPr>
      <w:r w:rsidRPr="229D7926" w:rsidR="00253CC9">
        <w:rPr>
          <w:lang w:val="es-ES"/>
        </w:rPr>
        <w:t>La ruta experimental descrita en esta memoria utiliza exclusivamente el corpus binario etiquetado construido a partir de archive2 y LIAR. Los mensajes adquiridos desde Telegram no se incorporaron a ese corpus ni participaron en el entrenamiento, la comparación de modelos o la evaluación. Por tanto, los resultados del capítulo 5 corresponden únicamente a los conjuntos de datos públicos y a la partición allí documentada.</w:t>
      </w:r>
    </w:p>
    <w:p w:rsidR="00A747DC" w:rsidRDefault="00253CC9" w14:paraId="63A37CE1" w14:textId="77777777">
      <w:pPr>
        <w:spacing w:after="120" w:line="360" w:lineRule="auto"/>
        <w:jc w:val="both"/>
      </w:pPr>
      <w:r w:rsidRPr="229D7926" w:rsidR="00253CC9">
        <w:rPr>
          <w:rFonts w:ascii="Consolas" w:hAnsi="Consolas" w:eastAsia="Consolas"/>
          <w:i w:val="1"/>
          <w:iCs w:val="1"/>
          <w:lang w:val="es-ES"/>
        </w:rPr>
        <w:t>telegram_extractor.py</w:t>
      </w:r>
      <w:r w:rsidRPr="229D7926" w:rsidR="00253CC9">
        <w:rPr>
          <w:lang w:val="es-ES"/>
        </w:rPr>
        <w:t xml:space="preserve"> implementa, como capacidad técnica complementaria, la adquisición bajo demanda de mensajes procedentes de canales configurados mediante Telethon. Las credenciales se obtienen del entorno, la resolución de canales admite reintentos y los fallos quedan registrados en un informe. Para cada mensaje con texto se conservan el identificador del mensaje, el canal y su identificador, el remitente, la fecha en tiempo universal coordinado (UTC) y el contenido. Esta fase no asigna etiquetas ni genera predicciones.</w:t>
      </w:r>
    </w:p>
    <w:p w:rsidR="006951A8" w:rsidRDefault="00F41368" w14:paraId="11FAA3B9" w14:textId="77777777">
      <w:pPr>
        <w:spacing w:after="120" w:line="360" w:lineRule="auto"/>
        <w:jc w:val="both"/>
      </w:pPr>
      <w:r w:rsidRPr="229D7926" w:rsidR="00F41368">
        <w:rPr>
          <w:lang w:val="es-ES"/>
        </w:rPr>
        <w:t xml:space="preserve">Tras la adquisición, </w:t>
      </w:r>
      <w:r w:rsidRPr="229D7926" w:rsidR="00F41368">
        <w:rPr>
          <w:rFonts w:ascii="Consolas" w:hAnsi="Consolas"/>
          <w:i w:val="1"/>
          <w:iCs w:val="1"/>
          <w:lang w:val="es-ES"/>
        </w:rPr>
        <w:t>pipeline.py</w:t>
      </w:r>
      <w:r w:rsidRPr="229D7926" w:rsidR="00F41368">
        <w:rPr>
          <w:lang w:val="es-ES"/>
        </w:rPr>
        <w:t xml:space="preserve"> coordina la deduplicación persistente de </w:t>
      </w:r>
      <w:r w:rsidRPr="229D7926" w:rsidR="00F41368">
        <w:rPr>
          <w:rFonts w:ascii="Consolas" w:hAnsi="Consolas"/>
          <w:i w:val="1"/>
          <w:iCs w:val="1"/>
          <w:lang w:val="es-ES"/>
        </w:rPr>
        <w:t>dataset_manager.py</w:t>
      </w:r>
      <w:r w:rsidRPr="229D7926" w:rsidR="00F41368">
        <w:rPr>
          <w:lang w:val="es-ES"/>
        </w:rPr>
        <w:t xml:space="preserve"> mediante el identificador compuesto </w:t>
      </w:r>
      <w:r w:rsidRPr="229D7926" w:rsidR="00F41368">
        <w:rPr>
          <w:rFonts w:ascii="Consolas" w:hAnsi="Consolas"/>
          <w:i w:val="1"/>
          <w:iCs w:val="1"/>
          <w:lang w:val="es-ES"/>
        </w:rPr>
        <w:t>canal:message</w:t>
      </w:r>
      <w:r w:rsidRPr="229D7926" w:rsidR="00F41368">
        <w:rPr>
          <w:rFonts w:ascii="Consolas" w:hAnsi="Consolas"/>
          <w:i w:val="1"/>
          <w:iCs w:val="1"/>
          <w:lang w:val="es-ES"/>
        </w:rPr>
        <w:t>_id</w:t>
      </w:r>
      <w:r w:rsidRPr="229D7926" w:rsidR="00F41368">
        <w:rPr>
          <w:lang w:val="es-ES"/>
        </w:rPr>
        <w:t xml:space="preserve"> y aplica la normalización definida en </w:t>
      </w:r>
      <w:r w:rsidRPr="229D7926" w:rsidR="00F41368">
        <w:rPr>
          <w:rFonts w:ascii="Consolas" w:hAnsi="Consolas"/>
          <w:i w:val="1"/>
          <w:iCs w:val="1"/>
          <w:lang w:val="es-ES"/>
        </w:rPr>
        <w:t>preprocessing.py</w:t>
      </w:r>
      <w:r w:rsidRPr="229D7926" w:rsidR="00F41368">
        <w:rPr>
          <w:lang w:val="es-ES"/>
        </w:rPr>
        <w:t>. El proceso persiste la colección cruda, los mensajes procesados, el registro de identificadores y el manifiesto de ejecución. La salida permanece sin etiquetar y constituye únicamente material candidato para construir en el futuro un corpus específico del dominio de Telegram.</w:t>
      </w:r>
    </w:p>
    <w:p w:rsidR="006951A8" w:rsidRDefault="00F41368" w14:paraId="5767BDD5" w14:textId="77777777">
      <w:pPr>
        <w:spacing w:after="120" w:line="360" w:lineRule="auto"/>
        <w:jc w:val="both"/>
      </w:pPr>
      <w:r>
        <w:t>Antes de incorporar esos mensajes a un experimento supervisado sería necesario establecer criterios de selección, un protocolo de anotación, controles de calidad y acuerdo entre anotadores, además de una partición y un protocolo de evaluación específicos del dominio. La implementación actual acredita una capacidad de adquisición bajo demanda, no una monitorización continua, un despliegue productivo ni una validación del clasificador sobre canales o conversaciones reales.</w:t>
      </w:r>
    </w:p>
    <w:p w:rsidR="008617EA" w:rsidP="3DBD6B24" w:rsidRDefault="00253CC9" w14:paraId="41EA751D" w14:textId="77777777">
      <w:pPr>
        <w:pStyle w:val="Ttulo2"/>
        <w:spacing w:after="120" w:line="360" w:lineRule="auto"/>
      </w:pPr>
      <w:bookmarkStart w:name="_Toc243512157" w:id="343"/>
      <w:r>
        <w:t>4.5 Configuración de los experimentos</w:t>
      </w:r>
      <w:bookmarkEnd w:id="343"/>
    </w:p>
    <w:p w:rsidR="00A747DC" w:rsidRDefault="00253CC9" w14:paraId="5A9BA01E" w14:textId="77777777">
      <w:pPr>
        <w:spacing w:after="120" w:line="360" w:lineRule="auto"/>
        <w:jc w:val="both"/>
      </w:pPr>
      <w:r w:rsidRPr="229D7926" w:rsidR="00253CC9">
        <w:rPr>
          <w:lang w:val="es-ES"/>
        </w:rPr>
        <w:t xml:space="preserve">La ejecución nueva usa </w:t>
      </w:r>
      <w:r w:rsidRPr="229D7926" w:rsidR="00253CC9">
        <w:rPr>
          <w:rFonts w:ascii="Consolas" w:hAnsi="Consolas" w:eastAsia="Consolas" w:cs="Consolas"/>
          <w:lang w:val="es-ES"/>
        </w:rPr>
        <w:t>configs/robustness_config.json</w:t>
      </w:r>
      <w:r w:rsidRPr="229D7926" w:rsidR="00253CC9">
        <w:rPr>
          <w:lang w:val="es-ES"/>
        </w:rPr>
        <w:t xml:space="preserve"> y no modifica el comportamiento del entrenamiento histórico. El mismo vectorizador TF-IDF de unigramas y bigramas se integra con regresión logística y Linear SVC; cada pipeline aprende su vocabulario exclusivamente a partir de la partición de entrenamiento correspondiente. La Figura 4 representa las cinco particiones agrupadas y las dos direcciones de transferencia entre fuentes.</w:t>
      </w:r>
    </w:p>
    <w:p w:rsidR="00A747DC" w:rsidP="3DBD6B24" w:rsidRDefault="00253CC9" w14:paraId="1F5A7CC9" w14:textId="77777777">
      <w:pPr>
        <w:keepNext/>
        <w:spacing w:before="160" w:after="0" w:line="360" w:lineRule="auto"/>
      </w:pPr>
      <w:r>
        <w:rPr>
          <w:b/>
        </w:rPr>
        <w:t>Figura 4</w:t>
      </w:r>
    </w:p>
    <w:p w:rsidR="00A747DC" w:rsidP="3DBD6B24" w:rsidRDefault="00253CC9" w14:paraId="6D71F559" w14:textId="77777777">
      <w:pPr>
        <w:keepNext/>
        <w:spacing w:after="120" w:line="360" w:lineRule="auto"/>
      </w:pPr>
      <w:r>
        <w:rPr>
          <w:i/>
        </w:rPr>
        <w:t>Validación cruzada agrupada y evaluación de transferencia entre fuentes</w:t>
      </w:r>
    </w:p>
    <w:p w:rsidR="00A747DC" w:rsidP="5A7E7510" w:rsidRDefault="00253CC9" w14:paraId="47DE385D" w14:textId="77777777">
      <w:pPr>
        <w:keepNext/>
        <w:keepLines/>
        <w:spacing w:line="360" w:lineRule="auto"/>
        <w:jc w:val="center"/>
        <w:rPr>
          <w:sz w:val="28"/>
          <w:szCs w:val="28"/>
          <w:lang w:val="es-ES"/>
        </w:rPr>
      </w:pPr>
      <w:r>
        <w:rPr>
          <w:noProof/>
        </w:rPr>
        <w:drawing>
          <wp:inline distT="0" distB="0" distL="0" distR="0" wp14:anchorId="18720D0F" wp14:editId="269A80C6">
            <wp:extent cx="5577840" cy="2569464"/>
            <wp:effectExtent l="0" t="0" r="0" b="0"/>
            <wp:docPr id="181154246" name="Picture 18115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grouped_protocol.png"/>
                    <pic:cNvPicPr/>
                  </pic:nvPicPr>
                  <pic:blipFill rotWithShape="1">
                    <a:blip r:embed="rId17"/>
                    <a:srcRect b="12717"/>
                    <a:stretch>
                      <a:fillRect/>
                    </a:stretch>
                  </pic:blipFill>
                  <pic:spPr bwMode="auto">
                    <a:xfrm>
                      <a:off x="0" y="0"/>
                      <a:ext cx="5577840" cy="2569464"/>
                    </a:xfrm>
                    <a:prstGeom prst="rect">
                      <a:avLst/>
                    </a:prstGeom>
                    <a:ln>
                      <a:noFill/>
                    </a:ln>
                    <a:extLst>
                      <a:ext uri="{53640926-AAD7-44D8-BBD7-CCE9431645EC}">
                        <a14:shadowObscured xmlns:a14="http://schemas.microsoft.com/office/drawing/2010/main"/>
                      </a:ext>
                    </a:extLst>
                  </pic:spPr>
                </pic:pic>
              </a:graphicData>
            </a:graphic>
          </wp:inline>
        </w:drawing>
      </w:r>
    </w:p>
    <w:p w:rsidR="00963C42" w:rsidP="229D7926" w:rsidRDefault="00587FF9" w14:paraId="33252A51" w14:textId="77777777">
      <w:pPr>
        <w:keepLines w:val="1"/>
        <w:spacing w:after="120" w:line="360" w:lineRule="auto"/>
        <w:jc w:val="both"/>
        <w:rPr>
          <w:sz w:val="28"/>
          <w:szCs w:val="28"/>
          <w:lang w:val="es-ES"/>
        </w:rPr>
      </w:pPr>
      <w:r w:rsidRPr="229D7926" w:rsidR="00587FF9">
        <w:rPr>
          <w:i w:val="1"/>
          <w:iCs w:val="1"/>
        </w:rPr>
        <w:t>Nota.</w:t>
      </w:r>
      <w:r w:rsidR="00587FF9">
        <w:rPr/>
        <w:t xml:space="preserve"> Elaboración propia a partir de </w:t>
      </w:r>
      <w:r w:rsidR="00587FF9">
        <w:rPr/>
        <w:t>configs</w:t>
      </w:r>
      <w:r w:rsidR="00587FF9">
        <w:rPr/>
        <w:t>/</w:t>
      </w:r>
      <w:r w:rsidR="00587FF9">
        <w:rPr/>
        <w:t>robustness_config.json</w:t>
      </w:r>
      <w:r w:rsidR="00587FF9">
        <w:rPr/>
        <w:t xml:space="preserve"> y del manifiesto de la ejecución de robustez; cada grupo permanece dentro de una única partición.</w:t>
      </w:r>
    </w:p>
    <w:p w:rsidR="00A747DC" w:rsidRDefault="00253CC9" w14:paraId="33D539CC" w14:textId="77777777">
      <w:pPr>
        <w:spacing w:after="120" w:line="360" w:lineRule="auto"/>
        <w:jc w:val="both"/>
      </w:pPr>
      <w:r w:rsidRPr="229D7926" w:rsidR="00253CC9">
        <w:rPr>
          <w:lang w:val="es-ES"/>
        </w:rPr>
        <w:t xml:space="preserve">La configuración utiliza cinco particiones estratificadas y agrupadas, semilla 42 y asignaciones idénticas para los dos modelos. La regresión logística conserva C = 1, </w:t>
      </w:r>
      <w:r w:rsidRPr="229D7926" w:rsidR="00253CC9">
        <w:rPr>
          <w:rFonts w:ascii="Consolas" w:hAnsi="Consolas" w:eastAsia="Consolas" w:cs="Consolas"/>
          <w:lang w:val="es-ES"/>
        </w:rPr>
        <w:t>class_weight</w:t>
      </w:r>
      <w:r w:rsidRPr="229D7926" w:rsidR="00253CC9">
        <w:rPr>
          <w:lang w:val="es-ES"/>
        </w:rPr>
        <w:t xml:space="preserve"> = balanced, </w:t>
      </w:r>
      <w:r w:rsidRPr="229D7926" w:rsidR="00253CC9">
        <w:rPr>
          <w:rFonts w:ascii="Consolas" w:hAnsi="Consolas" w:eastAsia="Consolas" w:cs="Consolas"/>
          <w:lang w:val="es-ES"/>
        </w:rPr>
        <w:t>max_iter</w:t>
      </w:r>
      <w:r w:rsidRPr="229D7926" w:rsidR="00253CC9">
        <w:rPr>
          <w:lang w:val="es-ES"/>
        </w:rPr>
        <w:t xml:space="preserve"> = 1.000 y solver </w:t>
      </w:r>
      <w:r w:rsidRPr="229D7926" w:rsidR="00253CC9">
        <w:rPr>
          <w:rFonts w:ascii="Consolas" w:hAnsi="Consolas" w:eastAsia="Consolas" w:cs="Consolas"/>
          <w:lang w:val="es-ES"/>
        </w:rPr>
        <w:t>lbfgs</w:t>
      </w:r>
      <w:r w:rsidRPr="229D7926" w:rsidR="00253CC9">
        <w:rPr>
          <w:lang w:val="es-ES"/>
        </w:rPr>
        <w:t xml:space="preserve">; Linear SVC conserva C = 1, </w:t>
      </w:r>
      <w:r w:rsidRPr="229D7926" w:rsidR="00253CC9">
        <w:rPr>
          <w:rFonts w:ascii="Consolas" w:hAnsi="Consolas" w:eastAsia="Consolas" w:cs="Consolas"/>
          <w:lang w:val="es-ES"/>
        </w:rPr>
        <w:t>class_weight</w:t>
      </w:r>
      <w:r w:rsidRPr="229D7926" w:rsidR="00253CC9">
        <w:rPr>
          <w:lang w:val="es-ES"/>
        </w:rPr>
        <w:t xml:space="preserve"> = balanced y dual = True, con </w:t>
      </w:r>
      <w:r w:rsidRPr="229D7926" w:rsidR="00253CC9">
        <w:rPr>
          <w:rFonts w:ascii="Consolas" w:hAnsi="Consolas" w:eastAsia="Consolas" w:cs="Consolas"/>
          <w:lang w:val="es-ES"/>
        </w:rPr>
        <w:t>liblinear</w:t>
      </w:r>
      <w:r w:rsidRPr="229D7926" w:rsidR="00253CC9">
        <w:rPr>
          <w:lang w:val="es-ES"/>
        </w:rPr>
        <w:t xml:space="preserve"> como solver. Los </w:t>
      </w:r>
      <w:r w:rsidRPr="229D7926" w:rsidR="00253CC9">
        <w:rPr>
          <w:i w:val="1"/>
          <w:iCs w:val="1"/>
          <w:lang w:val="es-ES"/>
        </w:rPr>
        <w:t>folds</w:t>
      </w:r>
      <w:r w:rsidRPr="229D7926" w:rsidR="00253CC9">
        <w:rPr>
          <w:lang w:val="es-ES"/>
        </w:rPr>
        <w:t xml:space="preserve"> reservados generan predicciones fuera de entrenamiento para todos los registros.</w:t>
      </w:r>
    </w:p>
    <w:p w:rsidR="00A553D6" w:rsidRDefault="00F5493C" w14:paraId="16170ED2" w14:textId="77777777">
      <w:pPr>
        <w:spacing w:after="120" w:line="360" w:lineRule="auto"/>
        <w:jc w:val="both"/>
      </w:pPr>
      <w:r w:rsidRPr="229D7926" w:rsidR="00F5493C">
        <w:rPr>
          <w:lang w:val="es-ES"/>
        </w:rPr>
        <w:t xml:space="preserve">La validación cruzada estratificada y agrupada usa cinco particiones, </w:t>
      </w:r>
      <w:r w:rsidRPr="229D7926" w:rsidR="00F5493C">
        <w:rPr>
          <w:rFonts w:ascii="Consolas" w:hAnsi="Consolas" w:eastAsia="Consolas" w:cs="Consolas"/>
          <w:lang w:val="es-ES"/>
        </w:rPr>
        <w:t>shuffle</w:t>
      </w:r>
      <w:r w:rsidRPr="229D7926" w:rsidR="00F5493C">
        <w:rPr>
          <w:lang w:val="es-ES"/>
        </w:rPr>
        <w:t xml:space="preserve"> y semilla 42. Las asignaciones se comparten entre ambos modelos. En cada </w:t>
      </w:r>
      <w:r w:rsidRPr="229D7926" w:rsidR="00F5493C">
        <w:rPr>
          <w:i w:val="1"/>
          <w:iCs w:val="1"/>
          <w:lang w:val="es-ES"/>
        </w:rPr>
        <w:t>fold</w:t>
      </w:r>
      <w:r w:rsidRPr="229D7926" w:rsidR="00F5493C">
        <w:rPr>
          <w:lang w:val="es-ES"/>
        </w:rPr>
        <w:t xml:space="preserve">, el vectorizador y el clasificador se ajustan solo con los registros de entrenamiento; cada ejemplo recibe una predicción fuera de entrenamiento. Se guardan métricas por </w:t>
      </w:r>
      <w:r w:rsidRPr="229D7926" w:rsidR="00F5493C">
        <w:rPr>
          <w:i w:val="1"/>
          <w:iCs w:val="1"/>
          <w:lang w:val="es-ES"/>
        </w:rPr>
        <w:t>fold</w:t>
      </w:r>
      <w:r w:rsidRPr="229D7926" w:rsidR="00F5493C">
        <w:rPr>
          <w:lang w:val="es-ES"/>
        </w:rPr>
        <w:t>, media y desviación estándar muestral, matrices globales y desglose por fuente. Se registran duración, número de iteraciones y avisos de convergencia; no se atribuyen retrasos al solver sin evidencia medida.</w:t>
      </w:r>
    </w:p>
    <w:p w:rsidR="00A553D6" w:rsidRDefault="00F5493C" w14:paraId="0DA03B40" w14:textId="77777777">
      <w:pPr>
        <w:spacing w:after="120" w:line="360" w:lineRule="auto"/>
        <w:jc w:val="both"/>
      </w:pPr>
      <w:r w:rsidRPr="229D7926" w:rsidR="00F5493C">
        <w:rPr>
          <w:lang w:val="es-ES"/>
        </w:rPr>
        <w:t xml:space="preserve">La política de decisión también es parte de la configuración. El valor 0,60 se aplica a la salida probabilística de Regresión Logística y 0,30 a </w:t>
      </w:r>
      <w:r w:rsidRPr="229D7926" w:rsidR="00F5493C">
        <w:rPr>
          <w:rFonts w:ascii="Consolas" w:hAnsi="Consolas" w:eastAsia="Consolas" w:cs="Consolas"/>
          <w:lang w:val="es-ES"/>
        </w:rPr>
        <w:t>decision_function</w:t>
      </w:r>
      <w:r w:rsidRPr="229D7926" w:rsidR="00F5493C">
        <w:rPr>
          <w:lang w:val="es-ES"/>
        </w:rPr>
        <w:t xml:space="preserve"> de Linear SVC. Ambos valores son manuales y no fueron aprendidos durante el ajuste. Su presencia en el manifiesto permite distinguir la métrica del modelo de una política de umbral que podría cambiar en otro escenario y exigir una evaluación nueva.</w:t>
      </w:r>
    </w:p>
    <w:p w:rsidR="009C649E" w:rsidRDefault="00AB0F71" w14:paraId="570DB920" w14:textId="77777777">
      <w:pPr>
        <w:keepLines/>
        <w:spacing w:after="120" w:line="360" w:lineRule="auto"/>
        <w:jc w:val="both"/>
      </w:pPr>
      <w:r>
        <w:t>La Tabla 14 reúne la configuración efectiva del run principal. Los umbrales permanecieron fijados antes de observar las nuevas evaluaciones; 0,30 es una puntuación de decisión de Linear SVC y no una probabilidad.</w:t>
      </w:r>
    </w:p>
    <w:p w:rsidR="009C649E" w:rsidRDefault="00AB0F71" w14:paraId="4483E747" w14:textId="77777777">
      <w:pPr>
        <w:keepNext/>
        <w:keepLines/>
        <w:spacing w:after="0" w:line="360" w:lineRule="auto"/>
      </w:pPr>
      <w:r>
        <w:rPr>
          <w:b/>
        </w:rPr>
        <w:t>Tabla 14</w:t>
      </w:r>
    </w:p>
    <w:p w:rsidR="009C649E" w:rsidRDefault="00AB0F71" w14:paraId="134C62CA" w14:textId="77777777">
      <w:pPr>
        <w:keepNext/>
        <w:keepLines/>
        <w:spacing w:after="120" w:line="360" w:lineRule="auto"/>
      </w:pPr>
      <w:r>
        <w:rPr>
          <w:i/>
        </w:rPr>
        <w:t>Configuración efectiva de la evaluación agrupada</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9C649E" w:rsidTr="229D7926" w14:paraId="30102A0C" w14:textId="77777777">
        <w:trPr>
          <w:cantSplit/>
          <w:tblHeader/>
          <w:jc w:val="center"/>
        </w:trPr>
        <w:tc>
          <w:tcPr>
            <w:tcW w:w="2015" w:type="dxa"/>
            <w:tcBorders>
              <w:bottom w:val="single" w:color="000000" w:themeColor="text1" w:sz="4" w:space="0"/>
            </w:tcBorders>
            <w:tcMar/>
            <w:vAlign w:val="center"/>
          </w:tcPr>
          <w:p w:rsidR="009C649E" w:rsidRDefault="00AB0F71" w14:paraId="7476AA9C" w14:textId="77777777">
            <w:pPr>
              <w:keepNext/>
              <w:keepLines/>
              <w:spacing w:after="0" w:line="240" w:lineRule="auto"/>
              <w:jc w:val="center"/>
            </w:pPr>
            <w:r>
              <w:rPr>
                <w:b/>
              </w:rPr>
              <w:t>Elemento</w:t>
            </w:r>
          </w:p>
        </w:tc>
        <w:tc>
          <w:tcPr>
            <w:tcW w:w="3247" w:type="dxa"/>
            <w:tcBorders>
              <w:bottom w:val="single" w:color="000000" w:themeColor="text1" w:sz="4" w:space="0"/>
            </w:tcBorders>
            <w:tcMar/>
            <w:vAlign w:val="center"/>
          </w:tcPr>
          <w:p w:rsidR="009C649E" w:rsidRDefault="00AB0F71" w14:paraId="077C0A9A" w14:textId="77777777">
            <w:pPr>
              <w:keepNext/>
              <w:keepLines/>
              <w:spacing w:after="0" w:line="240" w:lineRule="auto"/>
              <w:jc w:val="center"/>
            </w:pPr>
            <w:r>
              <w:rPr>
                <w:b/>
              </w:rPr>
              <w:t>Valor configurado</w:t>
            </w:r>
          </w:p>
        </w:tc>
        <w:tc>
          <w:tcPr>
            <w:tcW w:w="3695" w:type="dxa"/>
            <w:tcBorders>
              <w:bottom w:val="single" w:color="000000" w:themeColor="text1" w:sz="4" w:space="0"/>
            </w:tcBorders>
            <w:tcMar/>
            <w:vAlign w:val="center"/>
          </w:tcPr>
          <w:p w:rsidR="009C649E" w:rsidRDefault="00AB0F71" w14:paraId="3CAF6706" w14:textId="77777777">
            <w:pPr>
              <w:keepNext/>
              <w:keepLines/>
              <w:spacing w:after="0" w:line="240" w:lineRule="auto"/>
              <w:jc w:val="center"/>
            </w:pPr>
            <w:r>
              <w:rPr>
                <w:b/>
              </w:rPr>
              <w:t>Función o cautela</w:t>
            </w:r>
          </w:p>
        </w:tc>
      </w:tr>
      <w:tr w:rsidR="009C649E" w:rsidTr="229D7926" w14:paraId="63CB80FB" w14:textId="77777777">
        <w:trPr>
          <w:cantSplit/>
          <w:jc w:val="center"/>
        </w:trPr>
        <w:tc>
          <w:tcPr>
            <w:tcW w:w="2015" w:type="dxa"/>
            <w:tcMar/>
            <w:vAlign w:val="center"/>
          </w:tcPr>
          <w:p w:rsidR="009C649E" w:rsidRDefault="00AB0F71" w14:paraId="7729D22B" w14:textId="77777777">
            <w:pPr>
              <w:keepNext/>
              <w:keepLines/>
              <w:spacing w:after="0" w:line="240" w:lineRule="auto"/>
            </w:pPr>
            <w:r>
              <w:t>Ejecución</w:t>
            </w:r>
          </w:p>
        </w:tc>
        <w:tc>
          <w:tcPr>
            <w:tcW w:w="3247" w:type="dxa"/>
            <w:tcMar/>
            <w:vAlign w:val="center"/>
          </w:tcPr>
          <w:p w:rsidR="009C649E" w:rsidRDefault="00AB0F71" w14:paraId="1A70A439" w14:textId="77777777">
            <w:pPr>
              <w:keepNext/>
              <w:keepLines/>
              <w:spacing w:after="0" w:line="240" w:lineRule="auto"/>
            </w:pPr>
            <w:r>
              <w:t>robustness-1a94400d502b149f</w:t>
            </w:r>
          </w:p>
        </w:tc>
        <w:tc>
          <w:tcPr>
            <w:tcW w:w="3695" w:type="dxa"/>
            <w:tcMar/>
            <w:vAlign w:val="center"/>
          </w:tcPr>
          <w:p w:rsidR="009C649E" w:rsidRDefault="00AB0F71" w14:paraId="6E58E80F" w14:textId="77777777">
            <w:pPr>
              <w:keepNext/>
              <w:keepLines/>
              <w:spacing w:after="0" w:line="240" w:lineRule="auto"/>
            </w:pPr>
            <w:r>
              <w:t>Identidad del experimento actual.</w:t>
            </w:r>
          </w:p>
        </w:tc>
      </w:tr>
      <w:tr w:rsidR="009C649E" w:rsidTr="229D7926" w14:paraId="261FFF9B" w14:textId="77777777">
        <w:trPr>
          <w:cantSplit/>
          <w:jc w:val="center"/>
        </w:trPr>
        <w:tc>
          <w:tcPr>
            <w:tcW w:w="2015" w:type="dxa"/>
            <w:tcMar/>
            <w:vAlign w:val="center"/>
          </w:tcPr>
          <w:p w:rsidR="009C649E" w:rsidRDefault="00AB0F71" w14:paraId="11200F01" w14:textId="77777777">
            <w:pPr>
              <w:keepNext/>
              <w:keepLines/>
              <w:spacing w:after="0" w:line="240" w:lineRule="auto"/>
            </w:pPr>
            <w:r>
              <w:t>Particiones</w:t>
            </w:r>
          </w:p>
        </w:tc>
        <w:tc>
          <w:tcPr>
            <w:tcW w:w="3247" w:type="dxa"/>
            <w:tcMar/>
            <w:vAlign w:val="center"/>
          </w:tcPr>
          <w:p w:rsidR="009C649E" w:rsidRDefault="00AB0F71" w14:paraId="15EC4978" w14:textId="77777777">
            <w:pPr>
              <w:keepNext w:val="1"/>
              <w:keepLines w:val="1"/>
              <w:spacing w:after="0" w:line="240" w:lineRule="auto"/>
            </w:pPr>
            <w:r w:rsidRPr="229D7926" w:rsidR="00AB0F71">
              <w:rPr>
                <w:lang w:val="es-ES"/>
              </w:rPr>
              <w:t>5; StratifiedGroupKFold; semilla 42</w:t>
            </w:r>
          </w:p>
        </w:tc>
        <w:tc>
          <w:tcPr>
            <w:tcW w:w="3695" w:type="dxa"/>
            <w:tcMar/>
            <w:vAlign w:val="center"/>
          </w:tcPr>
          <w:p w:rsidR="009C649E" w:rsidRDefault="00AB0F71" w14:paraId="24CB4B99" w14:textId="77777777">
            <w:pPr>
              <w:keepNext w:val="1"/>
              <w:keepLines w:val="1"/>
              <w:spacing w:after="0" w:line="240" w:lineRule="auto"/>
            </w:pPr>
            <w:r w:rsidRPr="229D7926" w:rsidR="00AB0F71">
              <w:rPr>
                <w:lang w:val="es-ES"/>
              </w:rPr>
              <w:t>Grupos íntegros y folds idénticos para ambos modelos.</w:t>
            </w:r>
          </w:p>
        </w:tc>
      </w:tr>
      <w:tr w:rsidR="009C649E" w:rsidTr="229D7926" w14:paraId="6B62724A" w14:textId="77777777">
        <w:trPr>
          <w:cantSplit/>
          <w:jc w:val="center"/>
        </w:trPr>
        <w:tc>
          <w:tcPr>
            <w:tcW w:w="2015" w:type="dxa"/>
            <w:tcMar/>
            <w:vAlign w:val="center"/>
          </w:tcPr>
          <w:p w:rsidR="009C649E" w:rsidRDefault="00AB0F71" w14:paraId="349D9AAD" w14:textId="77777777">
            <w:pPr>
              <w:keepLines/>
              <w:spacing w:after="0" w:line="240" w:lineRule="auto"/>
            </w:pPr>
            <w:r>
              <w:t>Representación</w:t>
            </w:r>
          </w:p>
        </w:tc>
        <w:tc>
          <w:tcPr>
            <w:tcW w:w="3247" w:type="dxa"/>
            <w:tcMar/>
            <w:vAlign w:val="center"/>
          </w:tcPr>
          <w:p w:rsidR="009C649E" w:rsidRDefault="00AB0F71" w14:paraId="1D43AF9F" w14:textId="77777777">
            <w:pPr>
              <w:keepLines w:val="1"/>
              <w:spacing w:after="0" w:line="240" w:lineRule="auto"/>
            </w:pPr>
            <w:r w:rsidRPr="229D7926" w:rsidR="00AB0F71">
              <w:rPr>
                <w:lang w:val="es-ES"/>
              </w:rPr>
              <w:t>TF-IDF; unigramas y bigramas; max_features = 5000</w:t>
            </w:r>
          </w:p>
        </w:tc>
        <w:tc>
          <w:tcPr>
            <w:tcW w:w="3695" w:type="dxa"/>
            <w:tcMar/>
            <w:vAlign w:val="center"/>
          </w:tcPr>
          <w:p w:rsidR="009C649E" w:rsidRDefault="00AB0F71" w14:paraId="48B53942" w14:textId="77777777">
            <w:pPr>
              <w:keepLines w:val="1"/>
              <w:spacing w:after="0" w:line="240" w:lineRule="auto"/>
            </w:pPr>
            <w:r w:rsidRPr="229D7926" w:rsidR="00AB0F71">
              <w:rPr>
                <w:lang w:val="es-ES"/>
              </w:rPr>
              <w:t>Ajuste exclusivo con entrenamiento de cada fold.</w:t>
            </w:r>
          </w:p>
        </w:tc>
      </w:tr>
      <w:tr w:rsidR="009C649E" w:rsidTr="229D7926" w14:paraId="0266A8A3" w14:textId="77777777">
        <w:trPr>
          <w:cantSplit/>
          <w:jc w:val="center"/>
        </w:trPr>
        <w:tc>
          <w:tcPr>
            <w:tcW w:w="2015" w:type="dxa"/>
            <w:tcMar/>
            <w:vAlign w:val="center"/>
          </w:tcPr>
          <w:p w:rsidR="009C649E" w:rsidRDefault="00AB0F71" w14:paraId="3AC76E81" w14:textId="77777777">
            <w:pPr>
              <w:keepLines/>
              <w:spacing w:after="0" w:line="240" w:lineRule="auto"/>
            </w:pPr>
            <w:r>
              <w:t>Regresión logística</w:t>
            </w:r>
          </w:p>
        </w:tc>
        <w:tc>
          <w:tcPr>
            <w:tcW w:w="3247" w:type="dxa"/>
            <w:tcMar/>
            <w:vAlign w:val="center"/>
          </w:tcPr>
          <w:p w:rsidR="009C649E" w:rsidRDefault="00AB0F71" w14:paraId="0FE71AD1" w14:textId="77777777">
            <w:pPr>
              <w:keepLines w:val="1"/>
              <w:spacing w:after="0" w:line="240" w:lineRule="auto"/>
            </w:pPr>
            <w:r w:rsidRPr="229D7926" w:rsidR="00AB0F71">
              <w:rPr>
                <w:lang w:val="es-ES"/>
              </w:rPr>
              <w:t>C = 1; class_weight = balanced; solver = lbfgs</w:t>
            </w:r>
          </w:p>
        </w:tc>
        <w:tc>
          <w:tcPr>
            <w:tcW w:w="3695" w:type="dxa"/>
            <w:tcMar/>
            <w:vAlign w:val="center"/>
          </w:tcPr>
          <w:p w:rsidR="009C649E" w:rsidRDefault="00AB0F71" w14:paraId="2FFC7023" w14:textId="77777777">
            <w:pPr>
              <w:keepLines/>
              <w:spacing w:after="0" w:line="240" w:lineRule="auto"/>
            </w:pPr>
            <w:r>
              <w:t>Umbral probabilístico fijo 0,60.</w:t>
            </w:r>
          </w:p>
        </w:tc>
      </w:tr>
      <w:tr w:rsidR="009C649E" w:rsidTr="229D7926" w14:paraId="157B41BD" w14:textId="77777777">
        <w:trPr>
          <w:cantSplit/>
          <w:jc w:val="center"/>
        </w:trPr>
        <w:tc>
          <w:tcPr>
            <w:tcW w:w="2015" w:type="dxa"/>
            <w:tcMar/>
            <w:vAlign w:val="center"/>
          </w:tcPr>
          <w:p w:rsidR="009C649E" w:rsidRDefault="00AB0F71" w14:paraId="3760385A" w14:textId="77777777">
            <w:pPr>
              <w:keepLines/>
              <w:spacing w:after="0" w:line="240" w:lineRule="auto"/>
            </w:pPr>
            <w:r>
              <w:t>Linear SVC</w:t>
            </w:r>
          </w:p>
        </w:tc>
        <w:tc>
          <w:tcPr>
            <w:tcW w:w="3247" w:type="dxa"/>
            <w:tcMar/>
            <w:vAlign w:val="center"/>
          </w:tcPr>
          <w:p w:rsidR="009C649E" w:rsidRDefault="00AB0F71" w14:paraId="015EA4F3" w14:textId="77777777">
            <w:pPr>
              <w:keepLines w:val="1"/>
              <w:spacing w:after="0" w:line="240" w:lineRule="auto"/>
            </w:pPr>
            <w:r w:rsidRPr="229D7926" w:rsidR="00AB0F71">
              <w:rPr>
                <w:lang w:val="es-ES"/>
              </w:rPr>
              <w:t>C = 1; class_weight = balanced; dual = True</w:t>
            </w:r>
          </w:p>
        </w:tc>
        <w:tc>
          <w:tcPr>
            <w:tcW w:w="3695" w:type="dxa"/>
            <w:tcMar/>
            <w:vAlign w:val="center"/>
          </w:tcPr>
          <w:p w:rsidR="009C649E" w:rsidRDefault="00AB0F71" w14:paraId="26EAB700" w14:textId="77777777">
            <w:pPr>
              <w:keepLines w:val="1"/>
              <w:spacing w:after="0" w:line="240" w:lineRule="auto"/>
            </w:pPr>
            <w:r w:rsidRPr="229D7926" w:rsidR="00AB0F71">
              <w:rPr>
                <w:lang w:val="es-ES"/>
              </w:rPr>
              <w:t>Umbral 0,30 sobre decision_function.</w:t>
            </w:r>
          </w:p>
        </w:tc>
      </w:tr>
      <w:tr w:rsidR="009C649E" w:rsidTr="229D7926" w14:paraId="1792A34C" w14:textId="77777777">
        <w:trPr>
          <w:cantSplit/>
          <w:jc w:val="center"/>
        </w:trPr>
        <w:tc>
          <w:tcPr>
            <w:tcW w:w="2015" w:type="dxa"/>
            <w:tcMar/>
            <w:vAlign w:val="center"/>
          </w:tcPr>
          <w:p w:rsidR="009C649E" w:rsidRDefault="00AB0F71" w14:paraId="34959A42" w14:textId="77777777">
            <w:pPr>
              <w:keepLines/>
              <w:spacing w:after="0" w:line="240" w:lineRule="auto"/>
            </w:pPr>
            <w:r>
              <w:t>Selección</w:t>
            </w:r>
          </w:p>
        </w:tc>
        <w:tc>
          <w:tcPr>
            <w:tcW w:w="3247" w:type="dxa"/>
            <w:tcMar/>
            <w:vAlign w:val="center"/>
          </w:tcPr>
          <w:p w:rsidR="009C649E" w:rsidRDefault="00AB0F71" w14:paraId="6A4BA6B6" w14:textId="77777777">
            <w:pPr>
              <w:keepLines w:val="1"/>
              <w:spacing w:after="0" w:line="240" w:lineRule="auto"/>
            </w:pPr>
            <w:r w:rsidRPr="229D7926" w:rsidR="00AB0F71">
              <w:rPr>
                <w:lang w:val="es-ES"/>
              </w:rPr>
              <w:t>Macro F1 medio de cinco folds</w:t>
            </w:r>
          </w:p>
        </w:tc>
        <w:tc>
          <w:tcPr>
            <w:tcW w:w="3695" w:type="dxa"/>
            <w:tcMar/>
            <w:vAlign w:val="center"/>
          </w:tcPr>
          <w:p w:rsidR="009C649E" w:rsidRDefault="00AB0F71" w14:paraId="7347764F" w14:textId="77777777">
            <w:pPr>
              <w:keepLines/>
              <w:spacing w:after="0" w:line="240" w:lineRule="auto"/>
            </w:pPr>
            <w:r>
              <w:t>Comparación interna, no evaluación independiente posterior.</w:t>
            </w:r>
          </w:p>
        </w:tc>
      </w:tr>
      <w:tr w:rsidR="009C649E" w:rsidTr="229D7926" w14:paraId="08A2FC52" w14:textId="77777777">
        <w:trPr>
          <w:cantSplit/>
          <w:jc w:val="center"/>
        </w:trPr>
        <w:tc>
          <w:tcPr>
            <w:tcW w:w="2015" w:type="dxa"/>
            <w:tcMar/>
            <w:vAlign w:val="center"/>
          </w:tcPr>
          <w:p w:rsidR="009C649E" w:rsidRDefault="00AB0F71" w14:paraId="6F8F51FB" w14:textId="77777777">
            <w:pPr>
              <w:keepNext/>
              <w:keepLines/>
              <w:spacing w:after="0" w:line="240" w:lineRule="auto"/>
            </w:pPr>
            <w:r>
              <w:t>Transferencia</w:t>
            </w:r>
          </w:p>
        </w:tc>
        <w:tc>
          <w:tcPr>
            <w:tcW w:w="3247" w:type="dxa"/>
            <w:tcMar/>
            <w:vAlign w:val="center"/>
          </w:tcPr>
          <w:p w:rsidR="009C649E" w:rsidRDefault="00AB0F71" w14:paraId="6848ECF0" w14:textId="77777777">
            <w:pPr>
              <w:keepNext/>
              <w:keepLines/>
              <w:spacing w:after="0" w:line="240" w:lineRule="auto"/>
            </w:pPr>
            <w:r>
              <w:t>archive2 → LIAR y LIAR → archive2</w:t>
            </w:r>
          </w:p>
        </w:tc>
        <w:tc>
          <w:tcPr>
            <w:tcW w:w="3695" w:type="dxa"/>
            <w:tcMar/>
            <w:vAlign w:val="center"/>
          </w:tcPr>
          <w:p w:rsidR="009C649E" w:rsidRDefault="00AB0F71" w14:paraId="50B69C9C" w14:textId="77777777">
            <w:pPr>
              <w:keepNext/>
              <w:keepLines/>
              <w:spacing w:after="0" w:line="240" w:lineRule="auto"/>
            </w:pPr>
            <w:r>
              <w:t>Exclusión previa de grupos de procedencia mixta.</w:t>
            </w:r>
          </w:p>
        </w:tc>
      </w:tr>
    </w:tbl>
    <w:p w:rsidR="009C649E" w:rsidP="229D7926" w:rsidRDefault="00AB0F71" w14:paraId="6FB67BA0" w14:textId="77777777">
      <w:pPr>
        <w:keepLines w:val="1"/>
        <w:spacing w:after="120" w:line="360" w:lineRule="auto"/>
        <w:jc w:val="both"/>
      </w:pPr>
      <w:r w:rsidRPr="229D7926" w:rsidR="00AB0F71">
        <w:rPr>
          <w:i w:val="1"/>
          <w:iCs w:val="1"/>
          <w:lang w:val="es-ES"/>
        </w:rPr>
        <w:t>Nota.</w:t>
      </w:r>
      <w:r w:rsidRPr="229D7926" w:rsidR="00AB0F71">
        <w:rPr>
          <w:lang w:val="es-ES"/>
        </w:rPr>
        <w:t xml:space="preserve"> Configuración cotejada con </w:t>
      </w:r>
      <w:r w:rsidRPr="229D7926" w:rsidR="00AB0F71">
        <w:rPr>
          <w:lang w:val="es-ES"/>
        </w:rPr>
        <w:t>configs</w:t>
      </w:r>
      <w:r w:rsidRPr="229D7926" w:rsidR="00AB0F71">
        <w:rPr>
          <w:lang w:val="es-ES"/>
        </w:rPr>
        <w:t>/</w:t>
      </w:r>
      <w:r w:rsidRPr="229D7926" w:rsidR="00AB0F71">
        <w:rPr>
          <w:lang w:val="es-ES"/>
        </w:rPr>
        <w:t>robustness_config.json</w:t>
      </w:r>
      <w:r w:rsidRPr="229D7926" w:rsidR="00AB0F71">
        <w:rPr>
          <w:lang w:val="es-ES"/>
        </w:rPr>
        <w:t xml:space="preserve"> y el manifiesto del run actual; no se modificaron los parámetros del </w:t>
      </w:r>
      <w:r w:rsidRPr="229D7926" w:rsidR="00AB0F71">
        <w:rPr>
          <w:lang w:val="es-ES"/>
        </w:rPr>
        <w:t>baseline</w:t>
      </w:r>
      <w:r w:rsidRPr="229D7926" w:rsidR="00AB0F71">
        <w:rPr>
          <w:lang w:val="es-ES"/>
        </w:rPr>
        <w:t xml:space="preserve"> histórico.</w:t>
      </w:r>
    </w:p>
    <w:p w:rsidR="009C649E" w:rsidRDefault="00AB0F71" w14:paraId="46B19EEA" w14:textId="77777777">
      <w:pPr>
        <w:keepLines w:val="1"/>
        <w:spacing w:after="120" w:line="360" w:lineRule="auto"/>
        <w:jc w:val="both"/>
      </w:pPr>
      <w:r w:rsidRPr="229D7926" w:rsidR="00AB0F71">
        <w:rPr>
          <w:lang w:val="es-ES"/>
        </w:rPr>
        <w:t xml:space="preserve">La validación cruzada y la transferencia responden a preguntas distintas. En la primera, los cinco </w:t>
      </w:r>
      <w:r w:rsidRPr="229D7926" w:rsidR="00AB0F71">
        <w:rPr>
          <w:i w:val="1"/>
          <w:iCs w:val="1"/>
          <w:lang w:val="es-ES"/>
        </w:rPr>
        <w:t>folds</w:t>
      </w:r>
      <w:r w:rsidRPr="229D7926" w:rsidR="00AB0F71">
        <w:rPr>
          <w:lang w:val="es-ES"/>
        </w:rPr>
        <w:t xml:space="preserve"> se forman sobre el corpus derivado y cada componente de duplicados permanece íntegro en una sola partición; los modelos comparten asignaciones para que la comparación no dependa de pruebas diferentes. En la segunda, un modelo se ajusta con una fuente y se prueba en la otra, excluyendo antes cualquier grupo de procedencia mixta. No se trata de un sexto </w:t>
      </w:r>
      <w:r w:rsidRPr="229D7926" w:rsidR="00AB0F71">
        <w:rPr>
          <w:i w:val="1"/>
          <w:iCs w:val="1"/>
          <w:lang w:val="es-ES"/>
        </w:rPr>
        <w:t>fold</w:t>
      </w:r>
      <w:r w:rsidRPr="229D7926" w:rsidR="00AB0F71">
        <w:rPr>
          <w:lang w:val="es-ES"/>
        </w:rPr>
        <w:t xml:space="preserve"> ni de una búsqueda de umbrales: se examina el cambio conjunto de procedencia, longitud, estilo y etiquetas. El protocolo no permite atribuir la diferencia a un solo factor causal.</w:t>
      </w:r>
    </w:p>
    <w:p w:rsidR="009C649E" w:rsidRDefault="00AB0F71" w14:paraId="272A3F2A" w14:textId="77777777">
      <w:pPr>
        <w:keepLines w:val="1"/>
        <w:spacing w:after="120" w:line="360" w:lineRule="auto"/>
        <w:jc w:val="both"/>
      </w:pPr>
      <w:r w:rsidRPr="229D7926" w:rsidR="00AB0F71">
        <w:rPr>
          <w:lang w:val="es-ES"/>
        </w:rPr>
        <w:t xml:space="preserve">Cada ajuste vectoriza exclusivamente textos de entrenamiento. Esta restricción evita que el vocabulario y los pesos IDF incorporen documentos de prueba, aunque no elimina sesgos de fuente. Los umbrales 0,60 y 0,30 se mantienen tal como se declararon; el primero actúa sobre probabilidades estimadas y el segundo sobre </w:t>
      </w:r>
      <w:r w:rsidRPr="229D7926" w:rsidR="00AB0F71">
        <w:rPr>
          <w:rFonts w:ascii="Consolas" w:hAnsi="Consolas" w:eastAsia="Consolas" w:cs="Consolas"/>
          <w:lang w:val="es-ES"/>
        </w:rPr>
        <w:t>decision_function</w:t>
      </w:r>
      <w:r w:rsidRPr="229D7926" w:rsidR="00AB0F71">
        <w:rPr>
          <w:lang w:val="es-ES"/>
        </w:rPr>
        <w:t xml:space="preserve">. Sus escalas no son equivalentes y sus valores numéricos no deben leerse como una misma medida de confianza. El candidato se elige por el macro F1 medio de los cinco </w:t>
      </w:r>
      <w:r w:rsidRPr="229D7926" w:rsidR="00AB0F71">
        <w:rPr>
          <w:i w:val="1"/>
          <w:iCs w:val="1"/>
          <w:lang w:val="es-ES"/>
        </w:rPr>
        <w:t>folds</w:t>
      </w:r>
      <w:r w:rsidRPr="229D7926" w:rsidR="00AB0F71">
        <w:rPr>
          <w:lang w:val="es-ES"/>
        </w:rPr>
        <w:t>, nunca por el resultado aislado más favorable.</w:t>
      </w:r>
    </w:p>
    <w:p w:rsidR="008617EA" w:rsidP="3DBD6B24" w:rsidRDefault="00253CC9" w14:paraId="1AC60507" w14:textId="77777777">
      <w:pPr>
        <w:pStyle w:val="Ttulo2"/>
        <w:spacing w:after="120" w:line="360" w:lineRule="auto"/>
      </w:pPr>
      <w:bookmarkStart w:name="_Toc243512158" w:id="346"/>
      <w:r>
        <w:t>4.6 Artefactos de trazabilidad</w:t>
      </w:r>
      <w:bookmarkEnd w:id="346"/>
    </w:p>
    <w:p w:rsidR="009E52A8" w:rsidRDefault="00253CC9" w14:paraId="39BB9E0F" w14:textId="77777777">
      <w:pPr>
        <w:spacing w:after="120" w:line="360" w:lineRule="auto"/>
        <w:jc w:val="both"/>
      </w:pPr>
      <w:r w:rsidRPr="229D7926" w:rsidR="00253CC9">
        <w:rPr>
          <w:lang w:val="es-ES"/>
        </w:rPr>
        <w:t xml:space="preserve">La ejecución de robustez tiene un directorio propio y conserva </w:t>
      </w:r>
      <w:r w:rsidRPr="229D7926" w:rsidR="00253CC9">
        <w:rPr>
          <w:rFonts w:ascii="Consolas" w:hAnsi="Consolas" w:eastAsia="Consolas" w:cs="Consolas"/>
          <w:lang w:val="es-ES"/>
        </w:rPr>
        <w:t>robustness_</w:t>
      </w:r>
      <w:r w:rsidRPr="229D7926" w:rsidR="00253CC9">
        <w:rPr>
          <w:rFonts w:ascii="Consolas" w:hAnsi="Consolas" w:eastAsia="Consolas" w:cs="Consolas"/>
          <w:lang w:val="es-ES"/>
        </w:rPr>
        <w:t>manifest.json</w:t>
      </w:r>
      <w:r w:rsidRPr="229D7926" w:rsidR="00253CC9">
        <w:rPr>
          <w:lang w:val="es-ES"/>
        </w:rPr>
        <w:t xml:space="preserve">, </w:t>
      </w:r>
      <w:r w:rsidRPr="229D7926" w:rsidR="00253CC9">
        <w:rPr>
          <w:rFonts w:ascii="Consolas" w:hAnsi="Consolas" w:eastAsia="Consolas" w:cs="Consolas"/>
          <w:lang w:val="es-ES"/>
        </w:rPr>
        <w:t>protocol.json</w:t>
      </w:r>
      <w:r w:rsidRPr="229D7926" w:rsidR="00253CC9">
        <w:rPr>
          <w:lang w:val="es-ES"/>
        </w:rPr>
        <w:t xml:space="preserve">, </w:t>
      </w:r>
      <w:r w:rsidRPr="229D7926" w:rsidR="00253CC9">
        <w:rPr>
          <w:rFonts w:ascii="Consolas" w:hAnsi="Consolas" w:eastAsia="Consolas" w:cs="Consolas"/>
          <w:lang w:val="es-ES"/>
        </w:rPr>
        <w:t>preparation.json</w:t>
      </w:r>
      <w:r w:rsidRPr="229D7926" w:rsidR="00253CC9">
        <w:rPr>
          <w:lang w:val="es-ES"/>
        </w:rPr>
        <w:t xml:space="preserve">, </w:t>
      </w:r>
      <w:r w:rsidRPr="229D7926" w:rsidR="00253CC9">
        <w:rPr>
          <w:rFonts w:ascii="Consolas" w:hAnsi="Consolas" w:eastAsia="Consolas" w:cs="Consolas"/>
          <w:lang w:val="es-ES"/>
        </w:rPr>
        <w:t>exclusion_audit.csv</w:t>
      </w:r>
      <w:r w:rsidRPr="229D7926" w:rsidR="00253CC9">
        <w:rPr>
          <w:lang w:val="es-ES"/>
        </w:rPr>
        <w:t xml:space="preserve">, </w:t>
      </w:r>
      <w:r w:rsidRPr="229D7926" w:rsidR="00253CC9">
        <w:rPr>
          <w:rFonts w:ascii="Consolas" w:hAnsi="Consolas" w:eastAsia="Consolas" w:cs="Consolas"/>
          <w:lang w:val="es-ES"/>
        </w:rPr>
        <w:t>fold_assignments.csv</w:t>
      </w:r>
      <w:r w:rsidRPr="229D7926" w:rsidR="00253CC9">
        <w:rPr>
          <w:lang w:val="es-ES"/>
        </w:rPr>
        <w:t xml:space="preserve">, predicciones fuera de entrenamiento, métricas por </w:t>
      </w:r>
      <w:r w:rsidRPr="229D7926" w:rsidR="00253CC9">
        <w:rPr>
          <w:i w:val="1"/>
          <w:iCs w:val="1"/>
          <w:lang w:val="es-ES"/>
        </w:rPr>
        <w:t>fold</w:t>
      </w:r>
      <w:r w:rsidRPr="229D7926" w:rsidR="00253CC9">
        <w:rPr>
          <w:lang w:val="es-ES"/>
        </w:rPr>
        <w:t xml:space="preserve">, métricas de transferencia y modelos serializados. El manifiesto incorpora identificadores, huellas SHA-256, versiones de dependencias, parámetros, duración, iteraciones y estado por etapa. El </w:t>
      </w:r>
      <w:r w:rsidRPr="229D7926" w:rsidR="00253CC9">
        <w:rPr>
          <w:i w:val="1"/>
          <w:iCs w:val="1"/>
          <w:lang w:val="es-ES"/>
        </w:rPr>
        <w:t>baseline</w:t>
      </w:r>
      <w:r w:rsidRPr="229D7926" w:rsidR="00253CC9">
        <w:rPr>
          <w:lang w:val="es-ES"/>
        </w:rPr>
        <w:t xml:space="preserve"> de abril de 2026 mantiene intactos sus artefactos y se trata como referencia histórica independiente. La Figura 5 muestra, como referencia documental separada, un fragmento del manifiesto del </w:t>
      </w:r>
      <w:r w:rsidRPr="229D7926" w:rsidR="00253CC9">
        <w:rPr>
          <w:i w:val="1"/>
          <w:iCs w:val="1"/>
          <w:lang w:val="es-ES"/>
        </w:rPr>
        <w:t>baseline</w:t>
      </w:r>
      <w:r w:rsidRPr="229D7926" w:rsidR="00253CC9">
        <w:rPr>
          <w:lang w:val="es-ES"/>
        </w:rPr>
        <w:t xml:space="preserve"> histórico.</w:t>
      </w:r>
    </w:p>
    <w:p w:rsidR="00A747DC" w:rsidP="3DBD6B24" w:rsidRDefault="00253CC9" w14:paraId="6DAB67FC" w14:textId="77777777">
      <w:pPr>
        <w:keepNext/>
        <w:spacing w:before="160" w:after="0" w:line="360" w:lineRule="auto"/>
      </w:pPr>
      <w:r>
        <w:rPr>
          <w:b/>
        </w:rPr>
        <w:t>Figura 5</w:t>
      </w:r>
    </w:p>
    <w:p w:rsidR="00A747DC" w:rsidP="3DBD6B24" w:rsidRDefault="00253CC9" w14:paraId="63C113C6" w14:textId="77777777">
      <w:pPr>
        <w:keepNext w:val="1"/>
        <w:spacing w:after="120" w:line="360" w:lineRule="auto"/>
      </w:pPr>
      <w:r w:rsidRPr="229D7926" w:rsidR="00253CC9">
        <w:rPr>
          <w:i w:val="1"/>
          <w:iCs w:val="1"/>
          <w:lang w:val="es-ES"/>
        </w:rPr>
        <w:t>Ejemplo del manifiesto del baseline histórico</w:t>
      </w:r>
    </w:p>
    <w:p w:rsidR="00A747DC" w:rsidP="3DBD6B24" w:rsidRDefault="00253CC9" w14:paraId="01207C0F" w14:textId="77777777">
      <w:pPr>
        <w:keepLines/>
        <w:spacing w:line="360" w:lineRule="auto"/>
        <w:jc w:val="center"/>
      </w:pPr>
      <w:r>
        <w:rPr>
          <w:noProof/>
        </w:rPr>
        <w:drawing>
          <wp:inline distT="0" distB="0" distL="0" distR="0" wp14:anchorId="69689112" wp14:editId="21A287FC">
            <wp:extent cx="5577795" cy="2600588"/>
            <wp:effectExtent l="0" t="0" r="0" b="3175"/>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8"/>
                    <a:srcRect t="8824" b="8290"/>
                    <a:stretch>
                      <a:fillRect/>
                    </a:stretch>
                  </pic:blipFill>
                  <pic:spPr bwMode="auto">
                    <a:xfrm>
                      <a:off x="0" y="0"/>
                      <a:ext cx="5577840" cy="2600609"/>
                    </a:xfrm>
                    <a:prstGeom prst="rect">
                      <a:avLst/>
                    </a:prstGeom>
                    <a:ln>
                      <a:noFill/>
                    </a:ln>
                    <a:extLst>
                      <a:ext uri="{53640926-AAD7-44D8-BBD7-CCE9431645EC}">
                        <a14:shadowObscured xmlns:a14="http://schemas.microsoft.com/office/drawing/2010/main"/>
                      </a:ext>
                    </a:extLst>
                  </pic:spPr>
                </pic:pic>
              </a:graphicData>
            </a:graphic>
          </wp:inline>
        </w:drawing>
      </w:r>
    </w:p>
    <w:p w:rsidR="00A747DC" w:rsidP="229D7926" w:rsidRDefault="00253CC9" w14:paraId="5643F8DB" w14:textId="77777777">
      <w:pPr>
        <w:keepLines w:val="1"/>
        <w:spacing w:after="120" w:line="360" w:lineRule="auto"/>
        <w:jc w:val="both"/>
        <w:rPr>
          <w:sz w:val="28"/>
          <w:szCs w:val="28"/>
          <w:lang w:val="es-ES"/>
        </w:rPr>
      </w:pPr>
      <w:r w:rsidRPr="229D7926" w:rsidR="00253CC9">
        <w:rPr>
          <w:i w:val="1"/>
          <w:iCs w:val="1"/>
        </w:rPr>
        <w:t>Nota.</w:t>
      </w:r>
      <w:r w:rsidR="00253CC9">
        <w:rPr/>
        <w:t xml:space="preserve"> Captura generada a partir del fichero </w:t>
      </w:r>
      <w:r w:rsidR="00253CC9">
        <w:rPr/>
        <w:t>training_</w:t>
      </w:r>
      <w:r w:rsidR="00253CC9">
        <w:rPr/>
        <w:t>manifest.json</w:t>
      </w:r>
      <w:r w:rsidR="00253CC9">
        <w:rPr/>
        <w:t xml:space="preserve"> del run baseline-20260411T145313Z-a9ea359a.</w:t>
      </w:r>
    </w:p>
    <w:p w:rsidR="00A747DC" w:rsidRDefault="00253CC9" w14:paraId="08AEC640" w14:textId="77777777">
      <w:pPr>
        <w:spacing w:after="120" w:line="360" w:lineRule="auto"/>
        <w:jc w:val="both"/>
      </w:pPr>
      <w:r w:rsidRPr="229D7926" w:rsidR="00253CC9">
        <w:rPr>
          <w:lang w:val="es-ES"/>
        </w:rPr>
        <w:t xml:space="preserve">La Tabla 15 distingue los artefactos de la ejecución agrupada de los ficheros conservados del </w:t>
      </w:r>
      <w:r w:rsidRPr="229D7926" w:rsidR="00253CC9">
        <w:rPr>
          <w:i w:val="1"/>
          <w:iCs w:val="1"/>
          <w:lang w:val="es-ES"/>
        </w:rPr>
        <w:t>baseline</w:t>
      </w:r>
      <w:r w:rsidRPr="229D7926" w:rsidR="00253CC9">
        <w:rPr>
          <w:lang w:val="es-ES"/>
        </w:rPr>
        <w:t xml:space="preserve"> histórico.</w:t>
      </w:r>
    </w:p>
    <w:p w:rsidR="00A747DC" w:rsidP="3DBD6B24" w:rsidRDefault="00253CC9" w14:paraId="33F83847" w14:textId="77777777">
      <w:pPr>
        <w:keepNext/>
        <w:keepLines/>
        <w:spacing w:after="0" w:line="360" w:lineRule="auto"/>
      </w:pPr>
      <w:r>
        <w:rPr>
          <w:b/>
        </w:rPr>
        <w:t>Tabla 15</w:t>
      </w:r>
    </w:p>
    <w:p w:rsidR="00A747DC" w:rsidP="3DBD6B24" w:rsidRDefault="00253CC9" w14:paraId="5493CA04" w14:textId="77777777">
      <w:pPr>
        <w:keepNext/>
        <w:keepLines/>
        <w:spacing w:after="120" w:line="360" w:lineRule="auto"/>
      </w:pPr>
      <w:r>
        <w:rPr>
          <w:i/>
        </w:rPr>
        <w:t>Artefactos persistidos por ejecución</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3970"/>
        <w:gridCol w:w="2041"/>
        <w:gridCol w:w="2948"/>
      </w:tblGrid>
      <w:tr w:rsidR="00A747DC" w:rsidTr="229D7926" w14:paraId="59D77FC3" w14:textId="77777777">
        <w:trPr>
          <w:cantSplit/>
          <w:tblHeader/>
          <w:jc w:val="center"/>
        </w:trPr>
        <w:tc>
          <w:tcPr>
            <w:tcW w:w="3969" w:type="dxa"/>
            <w:tcBorders>
              <w:bottom w:val="single" w:color="000000" w:themeColor="text1" w:sz="4" w:space="0"/>
            </w:tcBorders>
            <w:tcMar/>
            <w:vAlign w:val="center"/>
          </w:tcPr>
          <w:p w:rsidR="009C649E" w:rsidRDefault="00AB0F71" w14:paraId="44B9ED92" w14:textId="77777777">
            <w:pPr>
              <w:keepNext/>
              <w:keepLines/>
              <w:spacing w:after="0" w:line="240" w:lineRule="auto"/>
              <w:jc w:val="center"/>
            </w:pPr>
            <w:r>
              <w:rPr>
                <w:b/>
              </w:rPr>
              <w:t>Artefacto</w:t>
            </w:r>
          </w:p>
        </w:tc>
        <w:tc>
          <w:tcPr>
            <w:tcW w:w="2041" w:type="dxa"/>
            <w:tcBorders>
              <w:bottom w:val="single" w:color="000000" w:themeColor="text1" w:sz="4" w:space="0"/>
            </w:tcBorders>
            <w:tcMar/>
            <w:vAlign w:val="center"/>
          </w:tcPr>
          <w:p w:rsidR="009C649E" w:rsidRDefault="00AB0F71" w14:paraId="2BDBC605" w14:textId="77777777">
            <w:pPr>
              <w:keepNext/>
              <w:keepLines/>
              <w:spacing w:after="0" w:line="240" w:lineRule="auto"/>
              <w:jc w:val="center"/>
            </w:pPr>
            <w:r>
              <w:rPr>
                <w:b/>
              </w:rPr>
              <w:t>Contenido</w:t>
            </w:r>
          </w:p>
        </w:tc>
        <w:tc>
          <w:tcPr>
            <w:tcW w:w="2948" w:type="dxa"/>
            <w:tcBorders>
              <w:bottom w:val="single" w:color="000000" w:themeColor="text1" w:sz="4" w:space="0"/>
            </w:tcBorders>
            <w:tcMar/>
            <w:vAlign w:val="center"/>
          </w:tcPr>
          <w:p w:rsidR="009C649E" w:rsidRDefault="00AB0F71" w14:paraId="29486856" w14:textId="77777777">
            <w:pPr>
              <w:keepNext/>
              <w:keepLines/>
              <w:spacing w:after="0" w:line="240" w:lineRule="auto"/>
              <w:jc w:val="center"/>
            </w:pPr>
            <w:r>
              <w:rPr>
                <w:b/>
              </w:rPr>
              <w:t>Uso en la memoria</w:t>
            </w:r>
          </w:p>
        </w:tc>
      </w:tr>
      <w:tr w:rsidR="009C649E" w:rsidTr="229D7926" w14:paraId="7E57ACA4" w14:textId="77777777">
        <w:trPr>
          <w:cantSplit/>
          <w:jc w:val="center"/>
        </w:trPr>
        <w:tc>
          <w:tcPr>
            <w:tcW w:w="3969" w:type="dxa"/>
            <w:tcMar/>
            <w:vAlign w:val="center"/>
          </w:tcPr>
          <w:p w:rsidR="009C649E" w:rsidRDefault="00AB0F71" w14:paraId="3B4D317C" w14:textId="77777777">
            <w:pPr>
              <w:keepNext w:val="1"/>
              <w:keepLines w:val="1"/>
              <w:spacing w:after="0" w:line="240" w:lineRule="auto"/>
            </w:pPr>
            <w:r w:rsidRPr="229D7926" w:rsidR="00AB0F71">
              <w:rPr>
                <w:lang w:val="es-ES"/>
              </w:rPr>
              <w:t>training_</w:t>
            </w:r>
            <w:r w:rsidRPr="229D7926" w:rsidR="00AB0F71">
              <w:rPr>
                <w:lang w:val="es-ES"/>
              </w:rPr>
              <w:t>manifest.json</w:t>
            </w:r>
          </w:p>
        </w:tc>
        <w:tc>
          <w:tcPr>
            <w:tcW w:w="2041" w:type="dxa"/>
            <w:tcMar/>
            <w:vAlign w:val="center"/>
          </w:tcPr>
          <w:p w:rsidR="009C649E" w:rsidRDefault="00AB0F71" w14:paraId="1B702D21" w14:textId="77777777">
            <w:pPr>
              <w:keepNext w:val="1"/>
              <w:keepLines w:val="1"/>
              <w:spacing w:after="0" w:line="240" w:lineRule="auto"/>
            </w:pPr>
            <w:r w:rsidRPr="229D7926" w:rsidR="00AB0F71">
              <w:rPr>
                <w:lang w:val="es-ES"/>
              </w:rPr>
              <w:t>Configuración, rutas, hash del dataset y métricas agregadas.</w:t>
            </w:r>
          </w:p>
        </w:tc>
        <w:tc>
          <w:tcPr>
            <w:tcW w:w="2948" w:type="dxa"/>
            <w:tcMar/>
            <w:vAlign w:val="center"/>
          </w:tcPr>
          <w:p w:rsidR="009C649E" w:rsidRDefault="00AB0F71" w14:paraId="397FFE9D" w14:textId="77777777">
            <w:pPr>
              <w:keepNext w:val="1"/>
              <w:keepLines w:val="1"/>
              <w:spacing w:after="0" w:line="240" w:lineRule="auto"/>
            </w:pPr>
            <w:r w:rsidRPr="229D7926" w:rsidR="00AB0F71">
              <w:rPr>
                <w:lang w:val="es-ES"/>
              </w:rPr>
              <w:t>Evidencia del baseline histórico; no resume el nuevo run.</w:t>
            </w:r>
          </w:p>
        </w:tc>
      </w:tr>
      <w:tr w:rsidR="009C649E" w:rsidTr="229D7926" w14:paraId="42AEDCE0" w14:textId="77777777">
        <w:trPr>
          <w:cantSplit/>
          <w:jc w:val="center"/>
        </w:trPr>
        <w:tc>
          <w:tcPr>
            <w:tcW w:w="3969" w:type="dxa"/>
            <w:tcMar/>
            <w:vAlign w:val="center"/>
          </w:tcPr>
          <w:p w:rsidR="009C649E" w:rsidRDefault="00AB0F71" w14:paraId="04870718" w14:textId="77777777">
            <w:pPr>
              <w:keepNext w:val="1"/>
              <w:keepLines w:val="1"/>
              <w:spacing w:after="0" w:line="240" w:lineRule="auto"/>
            </w:pPr>
            <w:r w:rsidRPr="229D7926" w:rsidR="00AB0F71">
              <w:rPr>
                <w:lang w:val="es-ES"/>
              </w:rPr>
              <w:t>comparison.json</w:t>
            </w:r>
          </w:p>
        </w:tc>
        <w:tc>
          <w:tcPr>
            <w:tcW w:w="2041" w:type="dxa"/>
            <w:tcMar/>
            <w:vAlign w:val="center"/>
          </w:tcPr>
          <w:p w:rsidR="009C649E" w:rsidRDefault="00AB0F71" w14:paraId="4B27CC68" w14:textId="77777777">
            <w:pPr>
              <w:keepNext/>
              <w:keepLines/>
              <w:spacing w:after="0" w:line="240" w:lineRule="auto"/>
            </w:pPr>
            <w:r>
              <w:t>Resultados de todos los modelos candidatos.</w:t>
            </w:r>
          </w:p>
        </w:tc>
        <w:tc>
          <w:tcPr>
            <w:tcW w:w="2948" w:type="dxa"/>
            <w:tcMar/>
            <w:vAlign w:val="center"/>
          </w:tcPr>
          <w:p w:rsidR="009C649E" w:rsidRDefault="00AB0F71" w14:paraId="50D97D75" w14:textId="77777777">
            <w:pPr>
              <w:keepNext w:val="1"/>
              <w:keepLines w:val="1"/>
              <w:spacing w:after="0" w:line="240" w:lineRule="auto"/>
            </w:pPr>
            <w:r w:rsidRPr="229D7926" w:rsidR="00AB0F71">
              <w:rPr>
                <w:lang w:val="es-ES"/>
              </w:rPr>
              <w:t>Evidencia del baseline histórico; no resume el nuevo run.</w:t>
            </w:r>
          </w:p>
        </w:tc>
      </w:tr>
      <w:tr w:rsidR="009C649E" w:rsidTr="229D7926" w14:paraId="4ADD9609" w14:textId="77777777">
        <w:trPr>
          <w:cantSplit/>
          <w:jc w:val="center"/>
        </w:trPr>
        <w:tc>
          <w:tcPr>
            <w:tcW w:w="3969" w:type="dxa"/>
            <w:tcMar/>
            <w:vAlign w:val="center"/>
          </w:tcPr>
          <w:p w:rsidR="009C649E" w:rsidRDefault="00AB0F71" w14:paraId="495C6261" w14:textId="77777777">
            <w:pPr>
              <w:keepLines w:val="1"/>
              <w:spacing w:after="0" w:line="240" w:lineRule="auto"/>
            </w:pPr>
            <w:r w:rsidRPr="229D7926" w:rsidR="00AB0F71">
              <w:rPr>
                <w:lang w:val="es-ES"/>
              </w:rPr>
              <w:t>classification_</w:t>
            </w:r>
            <w:r w:rsidRPr="229D7926" w:rsidR="00AB0F71">
              <w:rPr>
                <w:lang w:val="es-ES"/>
              </w:rPr>
              <w:t>report.json</w:t>
            </w:r>
          </w:p>
        </w:tc>
        <w:tc>
          <w:tcPr>
            <w:tcW w:w="2041" w:type="dxa"/>
            <w:tcMar/>
            <w:vAlign w:val="center"/>
          </w:tcPr>
          <w:p w:rsidR="009C649E" w:rsidRDefault="00AB0F71" w14:paraId="7836F761" w14:textId="77777777">
            <w:pPr>
              <w:keepLines w:val="1"/>
              <w:spacing w:after="0" w:line="240" w:lineRule="auto"/>
            </w:pPr>
            <w:r w:rsidRPr="229D7926" w:rsidR="00AB0F71">
              <w:rPr>
                <w:lang w:val="es-ES"/>
              </w:rPr>
              <w:t>Precisión, recall y F1 por clase.</w:t>
            </w:r>
          </w:p>
        </w:tc>
        <w:tc>
          <w:tcPr>
            <w:tcW w:w="2948" w:type="dxa"/>
            <w:tcMar/>
            <w:vAlign w:val="center"/>
          </w:tcPr>
          <w:p w:rsidR="009C649E" w:rsidRDefault="00AB0F71" w14:paraId="6FBD43C3" w14:textId="77777777">
            <w:pPr>
              <w:keepLines w:val="1"/>
              <w:spacing w:after="0" w:line="240" w:lineRule="auto"/>
            </w:pPr>
            <w:r w:rsidRPr="229D7926" w:rsidR="00AB0F71">
              <w:rPr>
                <w:lang w:val="es-ES"/>
              </w:rPr>
              <w:t>Evidencia del baseline histórico; no resume el nuevo run.</w:t>
            </w:r>
          </w:p>
        </w:tc>
      </w:tr>
      <w:tr w:rsidR="009C649E" w:rsidTr="229D7926" w14:paraId="089AF268" w14:textId="77777777">
        <w:trPr>
          <w:cantSplit/>
          <w:jc w:val="center"/>
        </w:trPr>
        <w:tc>
          <w:tcPr>
            <w:tcW w:w="3969" w:type="dxa"/>
            <w:tcMar/>
            <w:vAlign w:val="center"/>
          </w:tcPr>
          <w:p w:rsidR="009C649E" w:rsidRDefault="00AB0F71" w14:paraId="31D1BD66" w14:textId="77777777">
            <w:pPr>
              <w:keepLines w:val="1"/>
              <w:spacing w:after="0" w:line="240" w:lineRule="auto"/>
            </w:pPr>
            <w:r w:rsidRPr="229D7926" w:rsidR="00AB0F71">
              <w:rPr>
                <w:lang w:val="es-ES"/>
              </w:rPr>
              <w:t>confusion_</w:t>
            </w:r>
            <w:r w:rsidRPr="229D7926" w:rsidR="00AB0F71">
              <w:rPr>
                <w:lang w:val="es-ES"/>
              </w:rPr>
              <w:t>matrix.json</w:t>
            </w:r>
          </w:p>
        </w:tc>
        <w:tc>
          <w:tcPr>
            <w:tcW w:w="2041" w:type="dxa"/>
            <w:tcMar/>
            <w:vAlign w:val="center"/>
          </w:tcPr>
          <w:p w:rsidR="009C649E" w:rsidRDefault="00AB0F71" w14:paraId="565BBBA2" w14:textId="77777777">
            <w:pPr>
              <w:keepLines/>
              <w:spacing w:after="0" w:line="240" w:lineRule="auto"/>
            </w:pPr>
            <w:r>
              <w:t>Matriz de confusión estructurada.</w:t>
            </w:r>
          </w:p>
        </w:tc>
        <w:tc>
          <w:tcPr>
            <w:tcW w:w="2948" w:type="dxa"/>
            <w:tcMar/>
            <w:vAlign w:val="center"/>
          </w:tcPr>
          <w:p w:rsidR="009C649E" w:rsidRDefault="00AB0F71" w14:paraId="183A1DEE" w14:textId="77777777">
            <w:pPr>
              <w:keepLines w:val="1"/>
              <w:spacing w:after="0" w:line="240" w:lineRule="auto"/>
            </w:pPr>
            <w:r w:rsidRPr="229D7926" w:rsidR="00AB0F71">
              <w:rPr>
                <w:lang w:val="es-ES"/>
              </w:rPr>
              <w:t>Evidencia del baseline histórico; no resume el nuevo run.</w:t>
            </w:r>
          </w:p>
        </w:tc>
      </w:tr>
      <w:tr w:rsidR="009C649E" w:rsidTr="229D7926" w14:paraId="45D62017" w14:textId="77777777">
        <w:trPr>
          <w:cantSplit/>
          <w:jc w:val="center"/>
        </w:trPr>
        <w:tc>
          <w:tcPr>
            <w:tcW w:w="3969" w:type="dxa"/>
            <w:tcMar/>
            <w:vAlign w:val="center"/>
          </w:tcPr>
          <w:p w:rsidR="009C649E" w:rsidRDefault="00AB0F71" w14:paraId="3B522313" w14:textId="77777777">
            <w:pPr>
              <w:keepLines/>
              <w:spacing w:after="0" w:line="240" w:lineRule="auto"/>
            </w:pPr>
            <w:r>
              <w:t>holdout_predictions.csv</w:t>
            </w:r>
          </w:p>
        </w:tc>
        <w:tc>
          <w:tcPr>
            <w:tcW w:w="2041" w:type="dxa"/>
            <w:tcMar/>
            <w:vAlign w:val="center"/>
          </w:tcPr>
          <w:p w:rsidR="009C649E" w:rsidRDefault="00AB0F71" w14:paraId="59185895" w14:textId="77777777">
            <w:pPr>
              <w:keepLines/>
              <w:spacing w:after="0" w:line="240" w:lineRule="auto"/>
            </w:pPr>
            <w:r>
              <w:t>Predicción de cada ejemplo del conjunto de validación.</w:t>
            </w:r>
          </w:p>
        </w:tc>
        <w:tc>
          <w:tcPr>
            <w:tcW w:w="2948" w:type="dxa"/>
            <w:tcMar/>
            <w:vAlign w:val="center"/>
          </w:tcPr>
          <w:p w:rsidR="009C649E" w:rsidRDefault="00AB0F71" w14:paraId="160B2D50" w14:textId="77777777">
            <w:pPr>
              <w:keepLines w:val="1"/>
              <w:spacing w:after="0" w:line="240" w:lineRule="auto"/>
            </w:pPr>
            <w:r w:rsidRPr="229D7926" w:rsidR="00AB0F71">
              <w:rPr>
                <w:lang w:val="es-ES"/>
              </w:rPr>
              <w:t>Evidencia del baseline histórico; no resume el nuevo run.</w:t>
            </w:r>
          </w:p>
        </w:tc>
      </w:tr>
      <w:tr w:rsidR="009C649E" w:rsidTr="229D7926" w14:paraId="7345D86D" w14:textId="77777777">
        <w:trPr>
          <w:cantSplit/>
          <w:jc w:val="center"/>
        </w:trPr>
        <w:tc>
          <w:tcPr>
            <w:tcW w:w="3969" w:type="dxa"/>
            <w:tcMar/>
            <w:vAlign w:val="center"/>
          </w:tcPr>
          <w:p w:rsidR="009C649E" w:rsidRDefault="00AB0F71" w14:paraId="4299FDE1" w14:textId="77777777">
            <w:pPr>
              <w:keepLines w:val="1"/>
              <w:spacing w:after="0" w:line="240" w:lineRule="auto"/>
            </w:pPr>
            <w:r w:rsidRPr="229D7926" w:rsidR="00AB0F71">
              <w:rPr>
                <w:lang w:val="es-ES"/>
              </w:rPr>
              <w:t>prediction_</w:t>
            </w:r>
            <w:r w:rsidRPr="229D7926" w:rsidR="00AB0F71">
              <w:rPr>
                <w:lang w:val="es-ES"/>
              </w:rPr>
              <w:t>examples.json</w:t>
            </w:r>
          </w:p>
        </w:tc>
        <w:tc>
          <w:tcPr>
            <w:tcW w:w="2041" w:type="dxa"/>
            <w:tcMar/>
            <w:vAlign w:val="center"/>
          </w:tcPr>
          <w:p w:rsidR="009C649E" w:rsidRDefault="00AB0F71" w14:paraId="28AD6D51" w14:textId="77777777">
            <w:pPr>
              <w:keepLines/>
              <w:spacing w:after="0" w:line="240" w:lineRule="auto"/>
            </w:pPr>
            <w:r>
              <w:t>Ejemplos representativos de aciertos y errores.</w:t>
            </w:r>
          </w:p>
        </w:tc>
        <w:tc>
          <w:tcPr>
            <w:tcW w:w="2948" w:type="dxa"/>
            <w:tcMar/>
            <w:vAlign w:val="center"/>
          </w:tcPr>
          <w:p w:rsidR="009C649E" w:rsidRDefault="00AB0F71" w14:paraId="20478855" w14:textId="77777777">
            <w:pPr>
              <w:keepLines w:val="1"/>
              <w:spacing w:after="0" w:line="240" w:lineRule="auto"/>
            </w:pPr>
            <w:r w:rsidRPr="229D7926" w:rsidR="00AB0F71">
              <w:rPr>
                <w:lang w:val="es-ES"/>
              </w:rPr>
              <w:t>Evidencia del baseline histórico; no resume el nuevo run.</w:t>
            </w:r>
          </w:p>
        </w:tc>
      </w:tr>
      <w:tr w:rsidR="009C649E" w:rsidTr="229D7926" w14:paraId="0C2DCF41" w14:textId="77777777">
        <w:trPr>
          <w:cantSplit/>
          <w:jc w:val="center"/>
        </w:trPr>
        <w:tc>
          <w:tcPr>
            <w:tcW w:w="3969" w:type="dxa"/>
            <w:tcMar/>
            <w:vAlign w:val="center"/>
          </w:tcPr>
          <w:p w:rsidR="009C649E" w:rsidRDefault="00AB0F71" w14:paraId="598CCC9A" w14:textId="77777777">
            <w:pPr>
              <w:keepLines w:val="1"/>
              <w:spacing w:after="0" w:line="240" w:lineRule="auto"/>
            </w:pPr>
            <w:r w:rsidRPr="229D7926" w:rsidR="00AB0F71">
              <w:rPr>
                <w:lang w:val="es-ES"/>
              </w:rPr>
              <w:t>linear_model_</w:t>
            </w:r>
            <w:r w:rsidRPr="229D7926" w:rsidR="00AB0F71">
              <w:rPr>
                <w:lang w:val="es-ES"/>
              </w:rPr>
              <w:t>terms.json</w:t>
            </w:r>
          </w:p>
        </w:tc>
        <w:tc>
          <w:tcPr>
            <w:tcW w:w="2041" w:type="dxa"/>
            <w:tcMar/>
            <w:vAlign w:val="center"/>
          </w:tcPr>
          <w:p w:rsidR="009C649E" w:rsidRDefault="00AB0F71" w14:paraId="0992054B" w14:textId="77777777">
            <w:pPr>
              <w:keepLines/>
              <w:spacing w:after="0" w:line="240" w:lineRule="auto"/>
            </w:pPr>
            <w:r>
              <w:t>Términos con mayor peso por clase.</w:t>
            </w:r>
          </w:p>
        </w:tc>
        <w:tc>
          <w:tcPr>
            <w:tcW w:w="2948" w:type="dxa"/>
            <w:tcMar/>
            <w:vAlign w:val="center"/>
          </w:tcPr>
          <w:p w:rsidR="009C649E" w:rsidRDefault="00AB0F71" w14:paraId="41E1BD73" w14:textId="77777777">
            <w:pPr>
              <w:keepLines w:val="1"/>
              <w:spacing w:after="0" w:line="240" w:lineRule="auto"/>
            </w:pPr>
            <w:r w:rsidRPr="229D7926" w:rsidR="00AB0F71">
              <w:rPr>
                <w:lang w:val="es-ES"/>
              </w:rPr>
              <w:t>Evidencia del baseline histórico; no resume el nuevo run.</w:t>
            </w:r>
          </w:p>
        </w:tc>
      </w:tr>
      <w:tr w:rsidR="009C649E" w:rsidTr="229D7926" w14:paraId="2B99439C" w14:textId="77777777">
        <w:trPr>
          <w:cantSplit/>
          <w:jc w:val="center"/>
        </w:trPr>
        <w:tc>
          <w:tcPr>
            <w:tcW w:w="3969" w:type="dxa"/>
            <w:tcMar/>
            <w:vAlign w:val="center"/>
          </w:tcPr>
          <w:p w:rsidR="009C649E" w:rsidRDefault="00AB0F71" w14:paraId="5474A85C" w14:textId="77777777">
            <w:pPr>
              <w:keepLines w:val="1"/>
              <w:spacing w:after="0" w:line="240" w:lineRule="auto"/>
            </w:pPr>
            <w:r w:rsidRPr="229D7926" w:rsidR="00AB0F71">
              <w:rPr>
                <w:lang w:val="es-ES"/>
              </w:rPr>
              <w:t>robustness_</w:t>
            </w:r>
            <w:r w:rsidRPr="229D7926" w:rsidR="00AB0F71">
              <w:rPr>
                <w:lang w:val="es-ES"/>
              </w:rPr>
              <w:t>manifest.json</w:t>
            </w:r>
          </w:p>
        </w:tc>
        <w:tc>
          <w:tcPr>
            <w:tcW w:w="2041" w:type="dxa"/>
            <w:tcMar/>
            <w:vAlign w:val="center"/>
          </w:tcPr>
          <w:p w:rsidR="009C649E" w:rsidRDefault="00AB0F71" w14:paraId="1A6BB0A9" w14:textId="77777777">
            <w:pPr>
              <w:keepLines/>
              <w:spacing w:after="0" w:line="240" w:lineRule="auto"/>
            </w:pPr>
            <w:r>
              <w:t>Estado, versiones, identidad y métricas del run nuevo.</w:t>
            </w:r>
          </w:p>
        </w:tc>
        <w:tc>
          <w:tcPr>
            <w:tcW w:w="2948" w:type="dxa"/>
            <w:tcMar/>
            <w:vAlign w:val="center"/>
          </w:tcPr>
          <w:p w:rsidR="009C649E" w:rsidRDefault="00AB0F71" w14:paraId="3064F1B4" w14:textId="77777777">
            <w:pPr>
              <w:keepLines/>
              <w:spacing w:after="0" w:line="240" w:lineRule="auto"/>
            </w:pPr>
            <w:r>
              <w:t>Vincular resultados al run actual.</w:t>
            </w:r>
          </w:p>
        </w:tc>
      </w:tr>
      <w:tr w:rsidR="009C649E" w:rsidTr="229D7926" w14:paraId="37223CE9" w14:textId="77777777">
        <w:trPr>
          <w:cantSplit/>
          <w:jc w:val="center"/>
        </w:trPr>
        <w:tc>
          <w:tcPr>
            <w:tcW w:w="3969" w:type="dxa"/>
            <w:tcMar/>
            <w:vAlign w:val="center"/>
          </w:tcPr>
          <w:p w:rsidR="009C649E" w:rsidRDefault="00AB0F71" w14:paraId="31C37A82" w14:textId="77777777">
            <w:pPr>
              <w:keepLines/>
              <w:spacing w:after="0" w:line="240" w:lineRule="auto"/>
            </w:pPr>
            <w:r>
              <w:t>fold_assignments.csv</w:t>
            </w:r>
          </w:p>
        </w:tc>
        <w:tc>
          <w:tcPr>
            <w:tcW w:w="2041" w:type="dxa"/>
            <w:tcMar/>
            <w:vAlign w:val="center"/>
          </w:tcPr>
          <w:p w:rsidR="009C649E" w:rsidRDefault="00AB0F71" w14:paraId="333FA7F7" w14:textId="77777777">
            <w:pPr>
              <w:keepLines w:val="1"/>
              <w:spacing w:after="0" w:line="240" w:lineRule="auto"/>
            </w:pPr>
            <w:r w:rsidRPr="229D7926" w:rsidR="00AB0F71">
              <w:rPr>
                <w:lang w:val="es-ES"/>
              </w:rPr>
              <w:t>Asignación de cada source_id a uno de cinco folds.</w:t>
            </w:r>
          </w:p>
        </w:tc>
        <w:tc>
          <w:tcPr>
            <w:tcW w:w="2948" w:type="dxa"/>
            <w:tcMar/>
            <w:vAlign w:val="center"/>
          </w:tcPr>
          <w:p w:rsidR="009C649E" w:rsidRDefault="00AB0F71" w14:paraId="2C1B874C" w14:textId="77777777">
            <w:pPr>
              <w:keepLines/>
              <w:spacing w:after="0" w:line="240" w:lineRule="auto"/>
            </w:pPr>
            <w:r>
              <w:t>Auditar separación de grupos.</w:t>
            </w:r>
          </w:p>
        </w:tc>
      </w:tr>
      <w:tr w:rsidR="009C649E" w:rsidTr="229D7926" w14:paraId="01962AC3" w14:textId="77777777">
        <w:trPr>
          <w:cantSplit/>
          <w:jc w:val="center"/>
        </w:trPr>
        <w:tc>
          <w:tcPr>
            <w:tcW w:w="3969" w:type="dxa"/>
            <w:tcMar/>
            <w:vAlign w:val="center"/>
          </w:tcPr>
          <w:p w:rsidR="009C649E" w:rsidRDefault="00AB0F71" w14:paraId="3787895E" w14:textId="77777777">
            <w:pPr>
              <w:keepLines/>
              <w:spacing w:after="0" w:line="240" w:lineRule="auto"/>
            </w:pPr>
            <w:r>
              <w:t>*_oof_predictions.csv</w:t>
            </w:r>
          </w:p>
        </w:tc>
        <w:tc>
          <w:tcPr>
            <w:tcW w:w="2041" w:type="dxa"/>
            <w:tcMar/>
            <w:vAlign w:val="center"/>
          </w:tcPr>
          <w:p w:rsidR="009C649E" w:rsidRDefault="00AB0F71" w14:paraId="65ADA301" w14:textId="77777777">
            <w:pPr>
              <w:keepLines/>
              <w:spacing w:after="0" w:line="240" w:lineRule="auto"/>
            </w:pPr>
            <w:r>
              <w:t>Una predicción fuera de entrenamiento por registro y modelo.</w:t>
            </w:r>
          </w:p>
        </w:tc>
        <w:tc>
          <w:tcPr>
            <w:tcW w:w="2948" w:type="dxa"/>
            <w:tcMar/>
            <w:vAlign w:val="center"/>
          </w:tcPr>
          <w:p w:rsidR="009C649E" w:rsidRDefault="00AB0F71" w14:paraId="51533E9F" w14:textId="77777777">
            <w:pPr>
              <w:keepLines/>
              <w:spacing w:after="0" w:line="240" w:lineRule="auto"/>
            </w:pPr>
            <w:r>
              <w:t>Matriz global y análisis por fuente.</w:t>
            </w:r>
          </w:p>
        </w:tc>
      </w:tr>
      <w:tr w:rsidR="009C649E" w:rsidTr="229D7926" w14:paraId="7E91ABD5" w14:textId="77777777">
        <w:trPr>
          <w:cantSplit/>
          <w:jc w:val="center"/>
        </w:trPr>
        <w:tc>
          <w:tcPr>
            <w:tcW w:w="3969" w:type="dxa"/>
            <w:tcMar/>
            <w:vAlign w:val="center"/>
          </w:tcPr>
          <w:p w:rsidR="009C649E" w:rsidRDefault="00AB0F71" w14:paraId="78F33BE0" w14:textId="77777777">
            <w:pPr>
              <w:keepLines w:val="1"/>
              <w:spacing w:after="0" w:line="240" w:lineRule="auto"/>
            </w:pPr>
            <w:r w:rsidRPr="229D7926" w:rsidR="00AB0F71">
              <w:rPr>
                <w:lang w:val="es-ES"/>
              </w:rPr>
              <w:t>*_fold_</w:t>
            </w:r>
            <w:r w:rsidRPr="229D7926" w:rsidR="00AB0F71">
              <w:rPr>
                <w:lang w:val="es-ES"/>
              </w:rPr>
              <w:t>*.json</w:t>
            </w:r>
          </w:p>
        </w:tc>
        <w:tc>
          <w:tcPr>
            <w:tcW w:w="2041" w:type="dxa"/>
            <w:tcMar/>
            <w:vAlign w:val="center"/>
          </w:tcPr>
          <w:p w:rsidR="009C649E" w:rsidRDefault="00AB0F71" w14:paraId="264CF3B1" w14:textId="77777777">
            <w:pPr>
              <w:keepLines/>
              <w:spacing w:after="0" w:line="240" w:lineRule="auto"/>
            </w:pPr>
            <w:r>
              <w:t>Métricas, umbral, duración, iteraciones y avisos de cada ajuste.</w:t>
            </w:r>
          </w:p>
        </w:tc>
        <w:tc>
          <w:tcPr>
            <w:tcW w:w="2948" w:type="dxa"/>
            <w:tcMar/>
            <w:vAlign w:val="center"/>
          </w:tcPr>
          <w:p w:rsidR="009C649E" w:rsidRDefault="00AB0F71" w14:paraId="712DA14B" w14:textId="77777777">
            <w:pPr>
              <w:keepLines w:val="1"/>
              <w:spacing w:after="0" w:line="240" w:lineRule="auto"/>
            </w:pPr>
            <w:r w:rsidRPr="229D7926" w:rsidR="00AB0F71">
              <w:rPr>
                <w:lang w:val="es-ES"/>
              </w:rPr>
              <w:t>Comparar folds sin recalcular cifras.</w:t>
            </w:r>
          </w:p>
        </w:tc>
      </w:tr>
      <w:tr w:rsidR="009C649E" w:rsidTr="229D7926" w14:paraId="48F42885" w14:textId="77777777">
        <w:trPr>
          <w:cantSplit/>
          <w:jc w:val="center"/>
        </w:trPr>
        <w:tc>
          <w:tcPr>
            <w:tcW w:w="3969" w:type="dxa"/>
            <w:tcMar/>
            <w:vAlign w:val="center"/>
          </w:tcPr>
          <w:p w:rsidR="009C649E" w:rsidRDefault="00AB0F71" w14:paraId="357A18AB" w14:textId="77777777">
            <w:pPr>
              <w:keepLines w:val="1"/>
              <w:spacing w:after="0" w:line="240" w:lineRule="auto"/>
            </w:pPr>
            <w:r w:rsidRPr="229D7926" w:rsidR="00AB0F71">
              <w:rPr>
                <w:lang w:val="es-ES"/>
              </w:rPr>
              <w:t>transfer_</w:t>
            </w:r>
            <w:r w:rsidRPr="229D7926" w:rsidR="00AB0F71">
              <w:rPr>
                <w:lang w:val="es-ES"/>
              </w:rPr>
              <w:t>*.json</w:t>
            </w:r>
            <w:r w:rsidRPr="229D7926" w:rsidR="00AB0F71">
              <w:rPr>
                <w:lang w:val="es-ES"/>
              </w:rPr>
              <w:t xml:space="preserve"> y modelos</w:t>
            </w:r>
          </w:p>
        </w:tc>
        <w:tc>
          <w:tcPr>
            <w:tcW w:w="2041" w:type="dxa"/>
            <w:tcMar/>
            <w:vAlign w:val="center"/>
          </w:tcPr>
          <w:p w:rsidR="009C649E" w:rsidRDefault="00AB0F71" w14:paraId="28112F90" w14:textId="77777777">
            <w:pPr>
              <w:keepLines/>
              <w:spacing w:after="0" w:line="240" w:lineRule="auto"/>
            </w:pPr>
            <w:r>
              <w:t>Predicciones, matrices, métricas y modelos para las cuatro transferencias.</w:t>
            </w:r>
          </w:p>
        </w:tc>
        <w:tc>
          <w:tcPr>
            <w:tcW w:w="2948" w:type="dxa"/>
            <w:tcMar/>
            <w:vAlign w:val="center"/>
          </w:tcPr>
          <w:p w:rsidR="009C649E" w:rsidRDefault="00AB0F71" w14:paraId="365A802E" w14:textId="77777777">
            <w:pPr>
              <w:keepLines/>
              <w:spacing w:after="0" w:line="240" w:lineRule="auto"/>
            </w:pPr>
            <w:r>
              <w:t>Documentar el resultado en ambas direcciones.</w:t>
            </w:r>
          </w:p>
        </w:tc>
      </w:tr>
      <w:tr w:rsidR="009C649E" w:rsidTr="229D7926" w14:paraId="284EC454" w14:textId="77777777">
        <w:trPr>
          <w:cantSplit/>
          <w:jc w:val="center"/>
        </w:trPr>
        <w:tc>
          <w:tcPr>
            <w:tcW w:w="3969" w:type="dxa"/>
            <w:tcMar/>
            <w:vAlign w:val="center"/>
          </w:tcPr>
          <w:p w:rsidR="009C649E" w:rsidRDefault="00AB0F71" w14:paraId="59C35EEA" w14:textId="77777777">
            <w:pPr>
              <w:keepLines w:val="1"/>
              <w:spacing w:after="0" w:line="240" w:lineRule="auto"/>
            </w:pPr>
            <w:r w:rsidRPr="229D7926" w:rsidR="00AB0F71">
              <w:rPr>
                <w:lang w:val="es-ES"/>
              </w:rPr>
              <w:t>preparation.json</w:t>
            </w:r>
            <w:r w:rsidRPr="229D7926" w:rsidR="00AB0F71">
              <w:rPr>
                <w:lang w:val="es-ES"/>
              </w:rPr>
              <w:t xml:space="preserve"> y </w:t>
            </w:r>
            <w:r w:rsidRPr="229D7926" w:rsidR="00AB0F71">
              <w:rPr>
                <w:lang w:val="es-ES"/>
              </w:rPr>
              <w:t>protocol.json</w:t>
            </w:r>
          </w:p>
        </w:tc>
        <w:tc>
          <w:tcPr>
            <w:tcW w:w="2041" w:type="dxa"/>
            <w:tcMar/>
            <w:vAlign w:val="center"/>
          </w:tcPr>
          <w:p w:rsidR="009C649E" w:rsidRDefault="00AB0F71" w14:paraId="371D26BA" w14:textId="77777777">
            <w:pPr>
              <w:keepLines/>
              <w:spacing w:after="0" w:line="240" w:lineRule="auto"/>
            </w:pPr>
            <w:r>
              <w:t>Identidad de preparación y protocolo documentado antes de la ejecución.</w:t>
            </w:r>
          </w:p>
        </w:tc>
        <w:tc>
          <w:tcPr>
            <w:tcW w:w="2948" w:type="dxa"/>
            <w:tcMar/>
            <w:vAlign w:val="center"/>
          </w:tcPr>
          <w:p w:rsidR="009C649E" w:rsidRDefault="00AB0F71" w14:paraId="746380BD" w14:textId="77777777">
            <w:pPr>
              <w:keepLines/>
              <w:spacing w:after="0" w:line="240" w:lineRule="auto"/>
            </w:pPr>
            <w:r>
              <w:t>Auditar decisiones y estados de la preparación.</w:t>
            </w:r>
          </w:p>
        </w:tc>
      </w:tr>
      <w:tr w:rsidR="009C649E" w:rsidTr="229D7926" w14:paraId="3F0E7ABE" w14:textId="77777777">
        <w:trPr>
          <w:cantSplit/>
          <w:jc w:val="center"/>
        </w:trPr>
        <w:tc>
          <w:tcPr>
            <w:tcW w:w="3969" w:type="dxa"/>
            <w:tcMar/>
            <w:vAlign w:val="center"/>
          </w:tcPr>
          <w:p w:rsidR="009C649E" w:rsidRDefault="00AB0F71" w14:paraId="70CE931E" w14:textId="77777777">
            <w:pPr>
              <w:keepLines/>
              <w:spacing w:after="0" w:line="240" w:lineRule="auto"/>
            </w:pPr>
            <w:r>
              <w:t>exclusion_audit.csv</w:t>
            </w:r>
          </w:p>
        </w:tc>
        <w:tc>
          <w:tcPr>
            <w:tcW w:w="2041" w:type="dxa"/>
            <w:tcMar/>
            <w:vAlign w:val="center"/>
          </w:tcPr>
          <w:p w:rsidR="009C649E" w:rsidRDefault="00AB0F71" w14:paraId="3FEEE67A" w14:textId="77777777">
            <w:pPr>
              <w:keepLines/>
              <w:spacing w:after="0" w:line="240" w:lineRule="auto"/>
            </w:pPr>
            <w:r>
              <w:t>Estado y representante de cada fila original.</w:t>
            </w:r>
          </w:p>
        </w:tc>
        <w:tc>
          <w:tcPr>
            <w:tcW w:w="2948" w:type="dxa"/>
            <w:tcMar/>
            <w:vAlign w:val="center"/>
          </w:tcPr>
          <w:p w:rsidR="009C649E" w:rsidRDefault="00AB0F71" w14:paraId="4B0CA478" w14:textId="77777777">
            <w:pPr>
              <w:keepLines/>
              <w:spacing w:after="0" w:line="240" w:lineRule="auto"/>
            </w:pPr>
            <w:r>
              <w:t>Conciliar inclusiones, duplicados y conflictos.</w:t>
            </w:r>
          </w:p>
        </w:tc>
      </w:tr>
      <w:tr w:rsidR="009C649E" w:rsidTr="229D7926" w14:paraId="3006618F" w14:textId="77777777">
        <w:trPr>
          <w:cantSplit/>
          <w:jc w:val="center"/>
        </w:trPr>
        <w:tc>
          <w:tcPr>
            <w:tcW w:w="3969" w:type="dxa"/>
            <w:tcMar/>
            <w:vAlign w:val="center"/>
          </w:tcPr>
          <w:p w:rsidR="009C649E" w:rsidRDefault="00AB0F71" w14:paraId="29879B20" w14:textId="77777777">
            <w:pPr>
              <w:keepNext/>
              <w:keepLines/>
              <w:spacing w:after="0" w:line="240" w:lineRule="auto"/>
            </w:pPr>
            <w:r>
              <w:t>pytest_junit.xml</w:t>
            </w:r>
          </w:p>
        </w:tc>
        <w:tc>
          <w:tcPr>
            <w:tcW w:w="2041" w:type="dxa"/>
            <w:tcMar/>
            <w:vAlign w:val="center"/>
          </w:tcPr>
          <w:p w:rsidR="009C649E" w:rsidRDefault="00AB0F71" w14:paraId="5256D4C5" w14:textId="77777777">
            <w:pPr>
              <w:keepNext/>
              <w:keepLines/>
              <w:spacing w:after="0" w:line="240" w:lineRule="auto"/>
            </w:pPr>
            <w:r>
              <w:t>Resultados ejecutados de la suite actual.</w:t>
            </w:r>
          </w:p>
        </w:tc>
        <w:tc>
          <w:tcPr>
            <w:tcW w:w="2948" w:type="dxa"/>
            <w:tcMar/>
            <w:vAlign w:val="center"/>
          </w:tcPr>
          <w:p w:rsidR="009C649E" w:rsidRDefault="00AB0F71" w14:paraId="682D619B" w14:textId="77777777">
            <w:pPr>
              <w:keepNext/>
              <w:keepLines/>
              <w:spacing w:after="0" w:line="240" w:lineRule="auto"/>
            </w:pPr>
            <w:r>
              <w:t>Sustentar las 28 pruebas superadas.</w:t>
            </w:r>
          </w:p>
        </w:tc>
      </w:tr>
    </w:tbl>
    <w:p w:rsidR="00A553D6" w:rsidRDefault="00F5493C" w14:paraId="7FD97427" w14:textId="77777777">
      <w:pPr>
        <w:keepLines w:val="1"/>
        <w:spacing w:after="120" w:line="360" w:lineRule="auto"/>
        <w:jc w:val="both"/>
      </w:pPr>
      <w:r w:rsidRPr="229D7926" w:rsidR="00F5493C">
        <w:rPr>
          <w:lang w:val="es-ES"/>
        </w:rPr>
        <w:t xml:space="preserve">En el nuevo protocolo, </w:t>
      </w:r>
      <w:r w:rsidRPr="229D7926" w:rsidR="00F5493C">
        <w:rPr>
          <w:rFonts w:ascii="Consolas" w:hAnsi="Consolas" w:eastAsia="Consolas" w:cs="Consolas"/>
          <w:lang w:val="es-ES"/>
        </w:rPr>
        <w:t>robustness_</w:t>
      </w:r>
      <w:r w:rsidRPr="229D7926" w:rsidR="00F5493C">
        <w:rPr>
          <w:rFonts w:ascii="Consolas" w:hAnsi="Consolas" w:eastAsia="Consolas" w:cs="Consolas"/>
          <w:lang w:val="es-ES"/>
        </w:rPr>
        <w:t>manifest.json</w:t>
      </w:r>
      <w:r w:rsidRPr="229D7926" w:rsidR="00F5493C">
        <w:rPr>
          <w:lang w:val="es-ES"/>
        </w:rPr>
        <w:t xml:space="preserve"> enlaza la configuración y las huellas con las etapas completadas; </w:t>
      </w:r>
      <w:r w:rsidRPr="229D7926" w:rsidR="00F5493C">
        <w:rPr>
          <w:rFonts w:ascii="Consolas" w:hAnsi="Consolas" w:eastAsia="Consolas" w:cs="Consolas"/>
          <w:lang w:val="es-ES"/>
        </w:rPr>
        <w:t>exclusion_audit.csv</w:t>
      </w:r>
      <w:r w:rsidRPr="229D7926" w:rsidR="00F5493C">
        <w:rPr>
          <w:lang w:val="es-ES"/>
        </w:rPr>
        <w:t xml:space="preserve"> y </w:t>
      </w:r>
      <w:r w:rsidRPr="229D7926" w:rsidR="00F5493C">
        <w:rPr>
          <w:rFonts w:ascii="Consolas" w:hAnsi="Consolas" w:eastAsia="Consolas" w:cs="Consolas"/>
          <w:lang w:val="es-ES"/>
        </w:rPr>
        <w:t>fold_assignments.csv</w:t>
      </w:r>
      <w:r w:rsidRPr="229D7926" w:rsidR="00F5493C">
        <w:rPr>
          <w:lang w:val="es-ES"/>
        </w:rPr>
        <w:t xml:space="preserve"> permiten comprobar qué filas y grupos se evaluaron; los CSV de predicciones y los JSON de métricas, junto con los modelos, documentan cada ajuste. Los ficheros </w:t>
      </w:r>
      <w:r w:rsidRPr="229D7926" w:rsidR="00F5493C">
        <w:rPr>
          <w:rFonts w:ascii="Consolas" w:hAnsi="Consolas" w:eastAsia="Consolas" w:cs="Consolas"/>
          <w:lang w:val="es-ES"/>
        </w:rPr>
        <w:t>comparison.json</w:t>
      </w:r>
      <w:r w:rsidRPr="229D7926" w:rsidR="00F5493C">
        <w:rPr>
          <w:lang w:val="es-ES"/>
        </w:rPr>
        <w:t xml:space="preserve">, </w:t>
      </w:r>
      <w:r w:rsidRPr="229D7926" w:rsidR="00F5493C">
        <w:rPr>
          <w:rFonts w:ascii="Consolas" w:hAnsi="Consolas" w:eastAsia="Consolas" w:cs="Consolas"/>
          <w:lang w:val="es-ES"/>
        </w:rPr>
        <w:t>classification_</w:t>
      </w:r>
      <w:r w:rsidRPr="229D7926" w:rsidR="00F5493C">
        <w:rPr>
          <w:rFonts w:ascii="Consolas" w:hAnsi="Consolas" w:eastAsia="Consolas" w:cs="Consolas"/>
          <w:lang w:val="es-ES"/>
        </w:rPr>
        <w:t>report.json</w:t>
      </w:r>
      <w:r w:rsidRPr="229D7926" w:rsidR="00F5493C">
        <w:rPr>
          <w:lang w:val="es-ES"/>
        </w:rPr>
        <w:t xml:space="preserve">, </w:t>
      </w:r>
      <w:r w:rsidRPr="229D7926" w:rsidR="00F5493C">
        <w:rPr>
          <w:rFonts w:ascii="Consolas" w:hAnsi="Consolas" w:eastAsia="Consolas" w:cs="Consolas"/>
          <w:lang w:val="es-ES"/>
        </w:rPr>
        <w:t>confusion_</w:t>
      </w:r>
      <w:r w:rsidRPr="229D7926" w:rsidR="00F5493C">
        <w:rPr>
          <w:rFonts w:ascii="Consolas" w:hAnsi="Consolas" w:eastAsia="Consolas" w:cs="Consolas"/>
          <w:lang w:val="es-ES"/>
        </w:rPr>
        <w:t>matrix.json</w:t>
      </w:r>
      <w:r w:rsidRPr="229D7926" w:rsidR="00F5493C">
        <w:rPr>
          <w:lang w:val="es-ES"/>
        </w:rPr>
        <w:t xml:space="preserve">, </w:t>
      </w:r>
      <w:r w:rsidRPr="229D7926" w:rsidR="00F5493C">
        <w:rPr>
          <w:rFonts w:ascii="Consolas" w:hAnsi="Consolas" w:eastAsia="Consolas" w:cs="Consolas"/>
          <w:lang w:val="es-ES"/>
        </w:rPr>
        <w:t>holdout_predictions.csv</w:t>
      </w:r>
      <w:r w:rsidRPr="229D7926" w:rsidR="00F5493C">
        <w:rPr>
          <w:lang w:val="es-ES"/>
        </w:rPr>
        <w:t xml:space="preserve">, </w:t>
      </w:r>
      <w:r w:rsidRPr="229D7926" w:rsidR="00F5493C">
        <w:rPr>
          <w:rFonts w:ascii="Consolas" w:hAnsi="Consolas" w:eastAsia="Consolas" w:cs="Consolas"/>
          <w:lang w:val="es-ES"/>
        </w:rPr>
        <w:t>prediction_</w:t>
      </w:r>
      <w:r w:rsidRPr="229D7926" w:rsidR="00F5493C">
        <w:rPr>
          <w:rFonts w:ascii="Consolas" w:hAnsi="Consolas" w:eastAsia="Consolas" w:cs="Consolas"/>
          <w:lang w:val="es-ES"/>
        </w:rPr>
        <w:t>examples.json</w:t>
      </w:r>
      <w:r w:rsidRPr="229D7926" w:rsidR="00F5493C">
        <w:rPr>
          <w:lang w:val="es-ES"/>
        </w:rPr>
        <w:t xml:space="preserve"> y </w:t>
      </w:r>
      <w:r w:rsidRPr="229D7926" w:rsidR="00F5493C">
        <w:rPr>
          <w:rFonts w:ascii="Consolas" w:hAnsi="Consolas" w:eastAsia="Consolas" w:cs="Consolas"/>
          <w:lang w:val="es-ES"/>
        </w:rPr>
        <w:t>linear_model_</w:t>
      </w:r>
      <w:r w:rsidRPr="229D7926" w:rsidR="00F5493C">
        <w:rPr>
          <w:rFonts w:ascii="Consolas" w:hAnsi="Consolas" w:eastAsia="Consolas" w:cs="Consolas"/>
          <w:lang w:val="es-ES"/>
        </w:rPr>
        <w:t>terms.json</w:t>
      </w:r>
      <w:r w:rsidRPr="229D7926" w:rsidR="00F5493C">
        <w:rPr>
          <w:lang w:val="es-ES"/>
        </w:rPr>
        <w:t xml:space="preserve"> pertenecen al </w:t>
      </w:r>
      <w:r w:rsidRPr="229D7926" w:rsidR="00F5493C">
        <w:rPr>
          <w:i w:val="1"/>
          <w:iCs w:val="1"/>
          <w:lang w:val="es-ES"/>
        </w:rPr>
        <w:t>baseline</w:t>
      </w:r>
      <w:r w:rsidRPr="229D7926" w:rsidR="00F5493C">
        <w:rPr>
          <w:lang w:val="es-ES"/>
        </w:rPr>
        <w:t xml:space="preserve"> histórico y no se utilizan para calcular los resultados principales.</w:t>
      </w:r>
    </w:p>
    <w:p w:rsidR="009C649E" w:rsidRDefault="00AB0F71" w14:paraId="5449E7C4" w14:textId="77777777">
      <w:pPr>
        <w:keepLines w:val="1"/>
        <w:spacing w:after="120" w:line="360" w:lineRule="auto"/>
        <w:jc w:val="both"/>
      </w:pPr>
      <w:r w:rsidRPr="229D7926" w:rsidR="00AB0F71">
        <w:rPr>
          <w:lang w:val="es-ES"/>
        </w:rPr>
        <w:t xml:space="preserve">La disponibilidad de un archivo no demuestra por sí sola que un modelo haya sido evaluado. El manifiesto del run vincula configuración, versiones, hashes, asignaciones, modelos, predicciones y métricas; la auditoría comprueba esa correspondencia sin atribuir al experimento actual los términos o predicciones del </w:t>
      </w:r>
      <w:r w:rsidRPr="229D7926" w:rsidR="00AB0F71">
        <w:rPr>
          <w:i w:val="1"/>
          <w:iCs w:val="1"/>
          <w:lang w:val="es-ES"/>
        </w:rPr>
        <w:t>baseline</w:t>
      </w:r>
      <w:r w:rsidRPr="229D7926" w:rsidR="00AB0F71">
        <w:rPr>
          <w:lang w:val="es-ES"/>
        </w:rPr>
        <w:t xml:space="preserve"> histórico.</w:t>
      </w:r>
    </w:p>
    <w:p w:rsidR="009C649E" w:rsidRDefault="00AB0F71" w14:paraId="324D1DC0" w14:textId="77777777">
      <w:pPr>
        <w:keepLines/>
        <w:spacing w:after="120" w:line="360" w:lineRule="auto"/>
        <w:jc w:val="both"/>
      </w:pPr>
      <w:r>
        <w:t>La Tabla 16 fija las huellas criptográficas de la ejecución. Identifican bytes concretos, no validez semántica; un cambio de código, configuración o datos invalida la reutilización automática de una etapa completada.</w:t>
      </w:r>
    </w:p>
    <w:p w:rsidR="003F7554" w:rsidRDefault="00053EC9" w14:paraId="537B1688" w14:textId="77777777">
      <w:pPr>
        <w:keepNext/>
        <w:keepLines/>
        <w:spacing w:after="0" w:line="360" w:lineRule="auto"/>
      </w:pPr>
      <w:r>
        <w:rPr>
          <w:b/>
        </w:rPr>
        <w:t>Tabla 16</w:t>
      </w:r>
    </w:p>
    <w:p w:rsidR="003F7554" w:rsidRDefault="00053EC9" w14:paraId="341C39B2" w14:textId="77777777">
      <w:pPr>
        <w:keepNext/>
        <w:keepLines/>
        <w:spacing w:after="120" w:line="360" w:lineRule="auto"/>
      </w:pPr>
      <w:r>
        <w:rPr>
          <w:i/>
        </w:rPr>
        <w:t>Identidad criptográfica de la ejecución principal</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800"/>
        <w:gridCol w:w="6159"/>
      </w:tblGrid>
      <w:tr w:rsidR="003F7554" w:rsidTr="229D7926" w14:paraId="1E2A730D" w14:textId="77777777">
        <w:trPr>
          <w:cantSplit/>
          <w:tblHeader/>
          <w:jc w:val="center"/>
        </w:trPr>
        <w:tc>
          <w:tcPr>
            <w:tcW w:w="2799" w:type="dxa"/>
            <w:tcBorders>
              <w:bottom w:val="single" w:color="000000" w:themeColor="text1" w:sz="4" w:space="0"/>
            </w:tcBorders>
            <w:tcMar/>
            <w:vAlign w:val="center"/>
          </w:tcPr>
          <w:p w:rsidR="003F7554" w:rsidRDefault="00053EC9" w14:paraId="39DE36C9" w14:textId="77777777">
            <w:pPr>
              <w:keepNext/>
              <w:keepLines/>
              <w:spacing w:after="0" w:line="240" w:lineRule="auto"/>
              <w:jc w:val="center"/>
            </w:pPr>
            <w:r>
              <w:rPr>
                <w:b/>
              </w:rPr>
              <w:t>Objeto</w:t>
            </w:r>
          </w:p>
        </w:tc>
        <w:tc>
          <w:tcPr>
            <w:tcW w:w="6158" w:type="dxa"/>
            <w:tcBorders>
              <w:bottom w:val="single" w:color="000000" w:themeColor="text1" w:sz="4" w:space="0"/>
            </w:tcBorders>
            <w:tcMar/>
            <w:vAlign w:val="center"/>
          </w:tcPr>
          <w:p w:rsidR="003F7554" w:rsidRDefault="00053EC9" w14:paraId="1CE87DAF" w14:textId="77777777">
            <w:pPr>
              <w:keepNext/>
              <w:keepLines/>
              <w:spacing w:after="0" w:line="240" w:lineRule="auto"/>
              <w:jc w:val="center"/>
            </w:pPr>
            <w:r>
              <w:rPr>
                <w:b/>
              </w:rPr>
              <w:t>SHA-256</w:t>
            </w:r>
          </w:p>
        </w:tc>
      </w:tr>
      <w:tr w:rsidR="003F7554" w:rsidTr="229D7926" w14:paraId="054F5054" w14:textId="77777777">
        <w:trPr>
          <w:cantSplit/>
          <w:jc w:val="center"/>
        </w:trPr>
        <w:tc>
          <w:tcPr>
            <w:tcW w:w="2799" w:type="dxa"/>
            <w:tcMar/>
            <w:vAlign w:val="center"/>
          </w:tcPr>
          <w:p w:rsidR="003F7554" w:rsidRDefault="00053EC9" w14:paraId="5D8C7058" w14:textId="77777777">
            <w:pPr>
              <w:keepNext w:val="1"/>
              <w:keepLines w:val="1"/>
              <w:spacing w:after="0" w:line="240" w:lineRule="auto"/>
            </w:pPr>
            <w:r w:rsidRPr="229D7926" w:rsidR="00053EC9">
              <w:rPr>
                <w:rFonts w:ascii="Consolas" w:hAnsi="Consolas"/>
                <w:lang w:val="es-ES"/>
              </w:rPr>
              <w:t>run_id</w:t>
            </w:r>
          </w:p>
        </w:tc>
        <w:tc>
          <w:tcPr>
            <w:tcW w:w="6158" w:type="dxa"/>
            <w:tcMar/>
            <w:vAlign w:val="center"/>
          </w:tcPr>
          <w:p w:rsidR="003F7554" w:rsidRDefault="00053EC9" w14:paraId="6FBEC9C4" w14:textId="77777777">
            <w:pPr>
              <w:keepNext/>
              <w:keepLines/>
              <w:spacing w:after="0" w:line="240" w:lineRule="auto"/>
            </w:pPr>
            <w:r>
              <w:t>robustness-1a94400d502b149f</w:t>
            </w:r>
          </w:p>
        </w:tc>
      </w:tr>
      <w:tr w:rsidR="003F7554" w:rsidTr="229D7926" w14:paraId="1345E52F" w14:textId="77777777">
        <w:trPr>
          <w:cantSplit/>
          <w:jc w:val="center"/>
        </w:trPr>
        <w:tc>
          <w:tcPr>
            <w:tcW w:w="2799" w:type="dxa"/>
            <w:tcMar/>
            <w:vAlign w:val="center"/>
          </w:tcPr>
          <w:p w:rsidR="003F7554" w:rsidRDefault="00053EC9" w14:paraId="4EC95E30" w14:textId="77777777">
            <w:pPr>
              <w:keepNext/>
              <w:keepLines/>
              <w:spacing w:after="0" w:line="240" w:lineRule="auto"/>
            </w:pPr>
            <w:r>
              <w:t>Fuente de entrada</w:t>
            </w:r>
          </w:p>
        </w:tc>
        <w:tc>
          <w:tcPr>
            <w:tcW w:w="6158" w:type="dxa"/>
            <w:tcMar/>
            <w:vAlign w:val="center"/>
          </w:tcPr>
          <w:p w:rsidR="003F7554" w:rsidRDefault="00053EC9" w14:paraId="1E2F2FB5" w14:textId="77777777">
            <w:pPr>
              <w:keepNext/>
              <w:keepLines/>
              <w:spacing w:after="0" w:line="240" w:lineRule="auto"/>
            </w:pPr>
            <w:r>
              <w:t>cfaf1b39c0260008e9328950649c9b83de2a9eadb478f631fb9cbc68d1b0a6b1</w:t>
            </w:r>
          </w:p>
        </w:tc>
      </w:tr>
      <w:tr w:rsidR="003F7554" w:rsidTr="229D7926" w14:paraId="2ADD6FFE" w14:textId="77777777">
        <w:trPr>
          <w:cantSplit/>
          <w:jc w:val="center"/>
        </w:trPr>
        <w:tc>
          <w:tcPr>
            <w:tcW w:w="2799" w:type="dxa"/>
            <w:tcMar/>
            <w:vAlign w:val="center"/>
          </w:tcPr>
          <w:p w:rsidR="003F7554" w:rsidRDefault="00053EC9" w14:paraId="7B75F8EA" w14:textId="77777777">
            <w:pPr>
              <w:keepLines/>
              <w:spacing w:after="0" w:line="240" w:lineRule="auto"/>
            </w:pPr>
            <w:r>
              <w:t>Configuración</w:t>
            </w:r>
          </w:p>
        </w:tc>
        <w:tc>
          <w:tcPr>
            <w:tcW w:w="6158" w:type="dxa"/>
            <w:tcMar/>
            <w:vAlign w:val="center"/>
          </w:tcPr>
          <w:p w:rsidR="003F7554" w:rsidRDefault="00053EC9" w14:paraId="77DB15BA" w14:textId="77777777">
            <w:pPr>
              <w:keepLines/>
              <w:spacing w:after="0" w:line="240" w:lineRule="auto"/>
            </w:pPr>
            <w:r>
              <w:t>98ab0ed4887bca0fa5274bd782ff32776c5dfd638b79eed882b1917a8a81787e</w:t>
            </w:r>
          </w:p>
        </w:tc>
      </w:tr>
      <w:tr w:rsidR="003F7554" w:rsidTr="229D7926" w14:paraId="2FCDABF1" w14:textId="77777777">
        <w:trPr>
          <w:cantSplit/>
          <w:jc w:val="center"/>
        </w:trPr>
        <w:tc>
          <w:tcPr>
            <w:tcW w:w="2799" w:type="dxa"/>
            <w:tcMar/>
            <w:vAlign w:val="center"/>
          </w:tcPr>
          <w:p w:rsidR="003F7554" w:rsidRDefault="00053EC9" w14:paraId="0C1E1AA6" w14:textId="77777777">
            <w:pPr>
              <w:keepLines/>
              <w:spacing w:after="0" w:line="240" w:lineRule="auto"/>
            </w:pPr>
            <w:r>
              <w:t>Ejecutor</w:t>
            </w:r>
          </w:p>
        </w:tc>
        <w:tc>
          <w:tcPr>
            <w:tcW w:w="6158" w:type="dxa"/>
            <w:tcMar/>
            <w:vAlign w:val="center"/>
          </w:tcPr>
          <w:p w:rsidR="003F7554" w:rsidRDefault="00053EC9" w14:paraId="79F10EB2" w14:textId="77777777">
            <w:pPr>
              <w:keepLines/>
              <w:spacing w:after="0" w:line="240" w:lineRule="auto"/>
            </w:pPr>
            <w:r>
              <w:t>83569de79e512e50957d65babdfe82379888b4b51cbd7cec79cba58950e934e8</w:t>
            </w:r>
          </w:p>
        </w:tc>
      </w:tr>
      <w:tr w:rsidR="003F7554" w:rsidTr="229D7926" w14:paraId="077805C9" w14:textId="77777777">
        <w:trPr>
          <w:cantSplit/>
          <w:jc w:val="center"/>
        </w:trPr>
        <w:tc>
          <w:tcPr>
            <w:tcW w:w="2799" w:type="dxa"/>
            <w:tcMar/>
            <w:vAlign w:val="center"/>
          </w:tcPr>
          <w:p w:rsidR="003F7554" w:rsidRDefault="00053EC9" w14:paraId="0049F7F9" w14:textId="77777777">
            <w:pPr>
              <w:keepLines/>
              <w:spacing w:after="0" w:line="240" w:lineRule="auto"/>
            </w:pPr>
            <w:r>
              <w:t>Corpus derivado</w:t>
            </w:r>
          </w:p>
        </w:tc>
        <w:tc>
          <w:tcPr>
            <w:tcW w:w="6158" w:type="dxa"/>
            <w:tcMar/>
            <w:vAlign w:val="center"/>
          </w:tcPr>
          <w:p w:rsidR="003F7554" w:rsidRDefault="00053EC9" w14:paraId="30BAC082" w14:textId="77777777">
            <w:pPr>
              <w:keepLines/>
              <w:spacing w:after="0" w:line="240" w:lineRule="auto"/>
            </w:pPr>
            <w:r>
              <w:t>184c707840a4bcff72dbef5e75e179152b630395c5f63f072db969bc1e79ea4e</w:t>
            </w:r>
          </w:p>
        </w:tc>
      </w:tr>
      <w:tr w:rsidR="003F7554" w:rsidTr="229D7926" w14:paraId="08FD6E94" w14:textId="77777777">
        <w:trPr>
          <w:cantSplit/>
          <w:jc w:val="center"/>
        </w:trPr>
        <w:tc>
          <w:tcPr>
            <w:tcW w:w="2799" w:type="dxa"/>
            <w:tcMar/>
            <w:vAlign w:val="center"/>
          </w:tcPr>
          <w:p w:rsidR="003F7554" w:rsidRDefault="00053EC9" w14:paraId="2282A79E" w14:textId="77777777">
            <w:pPr>
              <w:keepNext/>
              <w:keepLines/>
              <w:spacing w:after="0" w:line="240" w:lineRule="auto"/>
            </w:pPr>
            <w:r>
              <w:t>Auditoría por fila</w:t>
            </w:r>
          </w:p>
        </w:tc>
        <w:tc>
          <w:tcPr>
            <w:tcW w:w="6158" w:type="dxa"/>
            <w:tcMar/>
            <w:vAlign w:val="center"/>
          </w:tcPr>
          <w:p w:rsidR="003F7554" w:rsidRDefault="00053EC9" w14:paraId="096529B3" w14:textId="77777777">
            <w:pPr>
              <w:keepNext/>
              <w:keepLines/>
              <w:spacing w:after="0" w:line="240" w:lineRule="auto"/>
            </w:pPr>
            <w:r>
              <w:t>604ce0fb11703f6120f25c2ebd5a38572a0c53f113ab4467312837df0afd5ad8</w:t>
            </w:r>
          </w:p>
        </w:tc>
      </w:tr>
    </w:tbl>
    <w:p w:rsidR="003F7554" w:rsidP="229D7926" w:rsidRDefault="00053EC9" w14:paraId="7D87E03B" w14:textId="77777777">
      <w:pPr>
        <w:keepLines w:val="1"/>
        <w:spacing w:after="120" w:line="360" w:lineRule="auto"/>
        <w:jc w:val="both"/>
      </w:pPr>
      <w:r w:rsidRPr="229D7926" w:rsidR="00053EC9">
        <w:rPr>
          <w:i w:val="1"/>
          <w:iCs w:val="1"/>
          <w:lang w:val="es-ES"/>
        </w:rPr>
        <w:t>Nota.</w:t>
      </w:r>
      <w:r w:rsidRPr="229D7926" w:rsidR="00053EC9">
        <w:rPr>
          <w:lang w:val="es-ES"/>
        </w:rPr>
        <w:t xml:space="preserve"> Las huellas se leen de </w:t>
      </w:r>
      <w:r w:rsidRPr="229D7926" w:rsidR="00053EC9">
        <w:rPr>
          <w:lang w:val="es-ES"/>
        </w:rPr>
        <w:t>robustness_</w:t>
      </w:r>
      <w:r w:rsidRPr="229D7926" w:rsidR="00053EC9">
        <w:rPr>
          <w:lang w:val="es-ES"/>
        </w:rPr>
        <w:t>manifest.json</w:t>
      </w:r>
      <w:r w:rsidRPr="229D7926" w:rsidR="00053EC9">
        <w:rPr>
          <w:lang w:val="es-ES"/>
        </w:rPr>
        <w:t xml:space="preserve"> y </w:t>
      </w:r>
      <w:r w:rsidRPr="229D7926" w:rsidR="00053EC9">
        <w:rPr>
          <w:lang w:val="es-ES"/>
        </w:rPr>
        <w:t>preparation.json</w:t>
      </w:r>
      <w:r w:rsidRPr="229D7926" w:rsidR="00053EC9">
        <w:rPr>
          <w:lang w:val="es-ES"/>
        </w:rPr>
        <w:t>; identifican bytes concretos, no calidad semántica.</w:t>
      </w:r>
    </w:p>
    <w:p w:rsidR="009E52A8" w:rsidP="3DBD6B24" w:rsidRDefault="00253CC9" w14:paraId="60B227AD" w14:textId="77777777">
      <w:pPr>
        <w:pStyle w:val="Ttulo2"/>
        <w:spacing w:after="120" w:line="360" w:lineRule="auto"/>
      </w:pPr>
      <w:bookmarkStart w:name="_Toc243512159" w:id="349"/>
      <w:r>
        <w:t>4.7 Protocolo de reproducción</w:t>
      </w:r>
      <w:bookmarkEnd w:id="349"/>
    </w:p>
    <w:p w:rsidR="00A747DC" w:rsidRDefault="00253CC9" w14:paraId="2DA8F596" w14:textId="77777777">
      <w:pPr>
        <w:keepNext/>
        <w:spacing w:after="120" w:line="360" w:lineRule="auto"/>
        <w:jc w:val="both"/>
      </w:pPr>
      <w:r>
        <w:t>El protocolo de reproducción se estructura en pasos ordenados, porque cada uno consume artefactos del anterior. La Tabla 17 resume el flujo mínimo. Cuando cambian el conjunto de datos o la configuración, el run anterior se conserva y se genera uno nuevo, ya que la comparación de resultados bajo condiciones distintas requiere mantener ambos registros.</w:t>
      </w:r>
    </w:p>
    <w:p w:rsidR="00A747DC" w:rsidP="3DBD6B24" w:rsidRDefault="00253CC9" w14:paraId="45E237E2" w14:textId="77777777">
      <w:pPr>
        <w:keepNext/>
        <w:keepLines/>
        <w:spacing w:after="0" w:line="360" w:lineRule="auto"/>
      </w:pPr>
      <w:r>
        <w:rPr>
          <w:b/>
        </w:rPr>
        <w:t>Tabla 17</w:t>
      </w:r>
    </w:p>
    <w:p w:rsidR="00A747DC" w:rsidP="3DBD6B24" w:rsidRDefault="00253CC9" w14:paraId="1286C261" w14:textId="77777777">
      <w:pPr>
        <w:keepNext/>
        <w:keepLines/>
        <w:spacing w:after="120" w:line="360" w:lineRule="auto"/>
      </w:pPr>
      <w:r>
        <w:rPr>
          <w:i/>
        </w:rPr>
        <w:t>Protocolo mínimo para reproducir el experimento</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3658AA77" w14:textId="77777777">
        <w:trPr>
          <w:cantSplit/>
          <w:tblHeader/>
          <w:jc w:val="center"/>
        </w:trPr>
        <w:tc>
          <w:tcPr>
            <w:tcW w:w="2015" w:type="dxa"/>
            <w:tcBorders>
              <w:bottom w:val="single" w:color="000000" w:themeColor="text1" w:sz="4" w:space="0"/>
            </w:tcBorders>
            <w:tcMar/>
            <w:vAlign w:val="center"/>
          </w:tcPr>
          <w:p w:rsidR="003F7554" w:rsidRDefault="00053EC9" w14:paraId="56DBBE95" w14:textId="77777777">
            <w:pPr>
              <w:keepNext/>
              <w:keepLines/>
              <w:spacing w:after="0" w:line="240" w:lineRule="auto"/>
              <w:jc w:val="center"/>
            </w:pPr>
            <w:r>
              <w:rPr>
                <w:b/>
              </w:rPr>
              <w:t>Fase</w:t>
            </w:r>
          </w:p>
        </w:tc>
        <w:tc>
          <w:tcPr>
            <w:tcW w:w="3247" w:type="dxa"/>
            <w:tcBorders>
              <w:bottom w:val="single" w:color="000000" w:themeColor="text1" w:sz="4" w:space="0"/>
            </w:tcBorders>
            <w:tcMar/>
            <w:vAlign w:val="center"/>
          </w:tcPr>
          <w:p w:rsidR="003F7554" w:rsidRDefault="00053EC9" w14:paraId="472B2E93" w14:textId="77777777">
            <w:pPr>
              <w:keepNext/>
              <w:keepLines/>
              <w:spacing w:after="0" w:line="240" w:lineRule="auto"/>
              <w:jc w:val="center"/>
            </w:pPr>
            <w:r>
              <w:rPr>
                <w:b/>
              </w:rPr>
              <w:t>Comando o etapa</w:t>
            </w:r>
          </w:p>
        </w:tc>
        <w:tc>
          <w:tcPr>
            <w:tcW w:w="3695" w:type="dxa"/>
            <w:tcBorders>
              <w:bottom w:val="single" w:color="000000" w:themeColor="text1" w:sz="4" w:space="0"/>
            </w:tcBorders>
            <w:tcMar/>
            <w:vAlign w:val="center"/>
          </w:tcPr>
          <w:p w:rsidR="003F7554" w:rsidRDefault="00053EC9" w14:paraId="5EA68C13" w14:textId="77777777">
            <w:pPr>
              <w:keepNext/>
              <w:keepLines/>
              <w:spacing w:after="0" w:line="240" w:lineRule="auto"/>
              <w:jc w:val="center"/>
            </w:pPr>
            <w:r>
              <w:rPr>
                <w:b/>
              </w:rPr>
              <w:t>Resultado persistido</w:t>
            </w:r>
          </w:p>
        </w:tc>
      </w:tr>
      <w:tr w:rsidR="00A747DC" w:rsidTr="229D7926" w14:paraId="3B46A76C" w14:textId="77777777">
        <w:trPr>
          <w:cantSplit/>
          <w:jc w:val="center"/>
        </w:trPr>
        <w:tc>
          <w:tcPr>
            <w:tcW w:w="2015" w:type="dxa"/>
            <w:tcMar/>
            <w:vAlign w:val="center"/>
          </w:tcPr>
          <w:p w:rsidR="003F7554" w:rsidRDefault="00053EC9" w14:paraId="029070D9" w14:textId="77777777">
            <w:pPr>
              <w:keepNext/>
              <w:keepLines/>
              <w:spacing w:after="0" w:line="240" w:lineRule="auto"/>
            </w:pPr>
            <w:r>
              <w:t>Identidad</w:t>
            </w:r>
          </w:p>
        </w:tc>
        <w:tc>
          <w:tcPr>
            <w:tcW w:w="3247" w:type="dxa"/>
            <w:tcMar/>
            <w:vAlign w:val="center"/>
          </w:tcPr>
          <w:p w:rsidR="003F7554" w:rsidP="229D7926" w:rsidRDefault="00053EC9" w14:paraId="7A45F198" w14:textId="77777777">
            <w:pPr>
              <w:keepNext w:val="1"/>
              <w:keepLines w:val="1"/>
              <w:spacing w:after="0" w:line="240" w:lineRule="auto"/>
              <w:jc w:val="center"/>
            </w:pPr>
            <w:r w:rsidRPr="229D7926" w:rsidR="00053EC9">
              <w:rPr>
                <w:lang w:val="es-ES"/>
              </w:rPr>
              <w:t>run_robustness_experiments.py --</w:t>
            </w:r>
            <w:r w:rsidRPr="229D7926" w:rsidR="00053EC9">
              <w:rPr>
                <w:lang w:val="es-ES"/>
              </w:rPr>
              <w:t>dry</w:t>
            </w:r>
            <w:r w:rsidRPr="229D7926" w:rsidR="00053EC9">
              <w:rPr>
                <w:lang w:val="es-ES"/>
              </w:rPr>
              <w:t>-run</w:t>
            </w:r>
          </w:p>
        </w:tc>
        <w:tc>
          <w:tcPr>
            <w:tcW w:w="3695" w:type="dxa"/>
            <w:tcMar/>
            <w:vAlign w:val="center"/>
          </w:tcPr>
          <w:p w:rsidR="003F7554" w:rsidP="229D7926" w:rsidRDefault="00053EC9" w14:paraId="68526056" w14:textId="77777777">
            <w:pPr>
              <w:keepNext w:val="1"/>
              <w:keepLines w:val="1"/>
              <w:spacing w:after="0" w:line="240" w:lineRule="auto"/>
              <w:jc w:val="center"/>
            </w:pPr>
            <w:r w:rsidRPr="229D7926" w:rsidR="00053EC9">
              <w:rPr>
                <w:lang w:val="es-ES"/>
              </w:rPr>
              <w:t xml:space="preserve">Identidad, </w:t>
            </w:r>
            <w:r w:rsidRPr="229D7926" w:rsidR="00053EC9">
              <w:rPr>
                <w:lang w:val="es-ES"/>
              </w:rPr>
              <w:t>config</w:t>
            </w:r>
            <w:r w:rsidRPr="229D7926" w:rsidR="00053EC9">
              <w:rPr>
                <w:lang w:val="es-ES"/>
              </w:rPr>
              <w:t xml:space="preserve"> y hashes previstos.</w:t>
            </w:r>
          </w:p>
        </w:tc>
      </w:tr>
      <w:tr w:rsidR="00A747DC" w:rsidTr="229D7926" w14:paraId="260218C4" w14:textId="77777777">
        <w:trPr>
          <w:cantSplit/>
          <w:jc w:val="center"/>
        </w:trPr>
        <w:tc>
          <w:tcPr>
            <w:tcW w:w="2015" w:type="dxa"/>
            <w:tcMar/>
            <w:vAlign w:val="center"/>
          </w:tcPr>
          <w:p w:rsidR="003F7554" w:rsidRDefault="00053EC9" w14:paraId="2091AE75" w14:textId="77777777">
            <w:pPr>
              <w:keepNext/>
              <w:keepLines/>
              <w:spacing w:after="0" w:line="240" w:lineRule="auto"/>
            </w:pPr>
            <w:r>
              <w:t>Preparación</w:t>
            </w:r>
          </w:p>
        </w:tc>
        <w:tc>
          <w:tcPr>
            <w:tcW w:w="3247" w:type="dxa"/>
            <w:tcMar/>
            <w:vAlign w:val="center"/>
          </w:tcPr>
          <w:p w:rsidR="003F7554" w:rsidP="229D7926" w:rsidRDefault="00053EC9" w14:paraId="0FDE7847" w14:textId="77777777">
            <w:pPr>
              <w:keepNext w:val="1"/>
              <w:keepLines w:val="1"/>
              <w:spacing w:after="0" w:line="240" w:lineRule="auto"/>
              <w:jc w:val="center"/>
            </w:pPr>
            <w:r w:rsidRPr="229D7926" w:rsidR="00053EC9">
              <w:rPr>
                <w:lang w:val="es-ES"/>
              </w:rPr>
              <w:t xml:space="preserve">Ejecución con </w:t>
            </w:r>
            <w:r w:rsidRPr="229D7926" w:rsidR="00053EC9">
              <w:rPr>
                <w:lang w:val="es-ES"/>
              </w:rPr>
              <w:t>configs</w:t>
            </w:r>
            <w:r w:rsidRPr="229D7926" w:rsidR="00053EC9">
              <w:rPr>
                <w:lang w:val="es-ES"/>
              </w:rPr>
              <w:t>/</w:t>
            </w:r>
            <w:r w:rsidRPr="229D7926" w:rsidR="00053EC9">
              <w:rPr>
                <w:lang w:val="es-ES"/>
              </w:rPr>
              <w:t>robustness_config.json</w:t>
            </w:r>
          </w:p>
        </w:tc>
        <w:tc>
          <w:tcPr>
            <w:tcW w:w="3695" w:type="dxa"/>
            <w:tcMar/>
            <w:vAlign w:val="center"/>
          </w:tcPr>
          <w:p w:rsidR="003F7554" w:rsidP="229D7926" w:rsidRDefault="00053EC9" w14:paraId="64B8F0FD" w14:textId="77777777">
            <w:pPr>
              <w:keepNext w:val="1"/>
              <w:keepLines w:val="1"/>
              <w:spacing w:after="0" w:line="240" w:lineRule="auto"/>
              <w:jc w:val="center"/>
            </w:pPr>
            <w:r w:rsidR="00053EC9">
              <w:rPr/>
              <w:t>Corpus derivado, auditoría fila a fila y grupos.</w:t>
            </w:r>
          </w:p>
        </w:tc>
      </w:tr>
      <w:tr w:rsidR="00A747DC" w:rsidTr="229D7926" w14:paraId="135E26BC" w14:textId="77777777">
        <w:trPr>
          <w:cantSplit/>
          <w:jc w:val="center"/>
        </w:trPr>
        <w:tc>
          <w:tcPr>
            <w:tcW w:w="2015" w:type="dxa"/>
            <w:tcMar/>
            <w:vAlign w:val="center"/>
          </w:tcPr>
          <w:p w:rsidR="003F7554" w:rsidRDefault="00053EC9" w14:paraId="397CDE89" w14:textId="77777777">
            <w:pPr>
              <w:keepLines/>
              <w:spacing w:after="0" w:line="240" w:lineRule="auto"/>
            </w:pPr>
            <w:r>
              <w:t>Validación cruzada</w:t>
            </w:r>
          </w:p>
        </w:tc>
        <w:tc>
          <w:tcPr>
            <w:tcW w:w="3247" w:type="dxa"/>
            <w:tcMar/>
            <w:vAlign w:val="center"/>
          </w:tcPr>
          <w:p w:rsidR="003F7554" w:rsidP="229D7926" w:rsidRDefault="00053EC9" w14:paraId="0672049E" w14:textId="77777777">
            <w:pPr>
              <w:keepLines w:val="1"/>
              <w:spacing w:after="0" w:line="240" w:lineRule="auto"/>
              <w:jc w:val="center"/>
            </w:pPr>
            <w:r w:rsidRPr="229D7926" w:rsidR="00053EC9">
              <w:rPr>
                <w:lang w:val="es-ES"/>
              </w:rPr>
              <w:t xml:space="preserve">Cinco </w:t>
            </w:r>
            <w:r w:rsidRPr="229D7926" w:rsidR="00053EC9">
              <w:rPr>
                <w:lang w:val="es-ES"/>
              </w:rPr>
              <w:t>folds</w:t>
            </w:r>
            <w:r w:rsidRPr="229D7926" w:rsidR="00053EC9">
              <w:rPr>
                <w:lang w:val="es-ES"/>
              </w:rPr>
              <w:t xml:space="preserve"> agrupados y compartidos</w:t>
            </w:r>
          </w:p>
        </w:tc>
        <w:tc>
          <w:tcPr>
            <w:tcW w:w="3695" w:type="dxa"/>
            <w:tcMar/>
            <w:vAlign w:val="center"/>
          </w:tcPr>
          <w:p w:rsidR="003F7554" w:rsidP="229D7926" w:rsidRDefault="00053EC9" w14:paraId="5F27C284" w14:textId="77777777">
            <w:pPr>
              <w:keepLines w:val="1"/>
              <w:spacing w:after="0" w:line="240" w:lineRule="auto"/>
              <w:jc w:val="center"/>
            </w:pPr>
            <w:r w:rsidRPr="229D7926" w:rsidR="00053EC9">
              <w:rPr>
                <w:lang w:val="es-ES"/>
              </w:rPr>
              <w:t xml:space="preserve">Modelos, métricas y predicciones OOF por </w:t>
            </w:r>
            <w:r w:rsidRPr="229D7926" w:rsidR="00053EC9">
              <w:rPr>
                <w:lang w:val="es-ES"/>
              </w:rPr>
              <w:t>fold</w:t>
            </w:r>
            <w:r w:rsidRPr="229D7926" w:rsidR="00053EC9">
              <w:rPr>
                <w:lang w:val="es-ES"/>
              </w:rPr>
              <w:t>.</w:t>
            </w:r>
          </w:p>
        </w:tc>
      </w:tr>
      <w:tr w:rsidR="00A747DC" w:rsidTr="229D7926" w14:paraId="7BF2804C" w14:textId="77777777">
        <w:trPr>
          <w:cantSplit/>
          <w:jc w:val="center"/>
        </w:trPr>
        <w:tc>
          <w:tcPr>
            <w:tcW w:w="2015" w:type="dxa"/>
            <w:tcMar/>
            <w:vAlign w:val="center"/>
          </w:tcPr>
          <w:p w:rsidR="003F7554" w:rsidRDefault="00053EC9" w14:paraId="1E00B98A" w14:textId="77777777">
            <w:pPr>
              <w:keepLines/>
              <w:spacing w:after="0" w:line="240" w:lineRule="auto"/>
            </w:pPr>
            <w:r>
              <w:t>Transferencia</w:t>
            </w:r>
          </w:p>
        </w:tc>
        <w:tc>
          <w:tcPr>
            <w:tcW w:w="3247" w:type="dxa"/>
            <w:tcMar/>
            <w:vAlign w:val="center"/>
          </w:tcPr>
          <w:p w:rsidR="003F7554" w:rsidP="229D7926" w:rsidRDefault="00053EC9" w14:paraId="1CDAA24D" w14:textId="77777777">
            <w:pPr>
              <w:keepLines w:val="1"/>
              <w:spacing w:after="0" w:line="240" w:lineRule="auto"/>
              <w:jc w:val="center"/>
            </w:pPr>
            <w:r w:rsidR="00053EC9">
              <w:rPr/>
              <w:t>archive2 -&gt; LIAR y LIAR -&gt; archive2</w:t>
            </w:r>
          </w:p>
        </w:tc>
        <w:tc>
          <w:tcPr>
            <w:tcW w:w="3695" w:type="dxa"/>
            <w:tcMar/>
            <w:vAlign w:val="center"/>
          </w:tcPr>
          <w:p w:rsidR="003F7554" w:rsidP="229D7926" w:rsidRDefault="00053EC9" w14:paraId="0A911C2C" w14:textId="77777777">
            <w:pPr>
              <w:keepLines w:val="1"/>
              <w:spacing w:after="0" w:line="240" w:lineRule="auto"/>
              <w:jc w:val="center"/>
            </w:pPr>
            <w:r w:rsidR="00053EC9">
              <w:rPr/>
              <w:t>Cuatro modelos, salidas y métricas.</w:t>
            </w:r>
          </w:p>
        </w:tc>
      </w:tr>
      <w:tr w:rsidR="00A747DC" w:rsidTr="229D7926" w14:paraId="273B95BA" w14:textId="77777777">
        <w:trPr>
          <w:cantSplit/>
          <w:jc w:val="center"/>
        </w:trPr>
        <w:tc>
          <w:tcPr>
            <w:tcW w:w="2015" w:type="dxa"/>
            <w:tcMar/>
            <w:vAlign w:val="center"/>
          </w:tcPr>
          <w:p w:rsidR="003F7554" w:rsidRDefault="00053EC9" w14:paraId="2130EC48" w14:textId="77777777">
            <w:pPr>
              <w:keepLines/>
              <w:spacing w:after="0" w:line="240" w:lineRule="auto"/>
            </w:pPr>
            <w:r>
              <w:t>Recuperación</w:t>
            </w:r>
          </w:p>
        </w:tc>
        <w:tc>
          <w:tcPr>
            <w:tcW w:w="3247" w:type="dxa"/>
            <w:tcMar/>
            <w:vAlign w:val="center"/>
          </w:tcPr>
          <w:p w:rsidR="003F7554" w:rsidP="229D7926" w:rsidRDefault="00053EC9" w14:paraId="6CE5459E" w14:textId="77777777">
            <w:pPr>
              <w:keepLines w:val="1"/>
              <w:spacing w:after="0" w:line="240" w:lineRule="auto"/>
              <w:jc w:val="center"/>
            </w:pPr>
            <w:r w:rsidRPr="229D7926" w:rsidR="00053EC9">
              <w:rPr>
                <w:lang w:val="es-ES"/>
              </w:rPr>
              <w:t>--resume &lt;</w:t>
            </w:r>
            <w:r w:rsidRPr="229D7926" w:rsidR="00053EC9">
              <w:rPr>
                <w:lang w:val="es-ES"/>
              </w:rPr>
              <w:t>run_id</w:t>
            </w:r>
            <w:r w:rsidRPr="229D7926" w:rsidR="00053EC9">
              <w:rPr>
                <w:lang w:val="es-ES"/>
              </w:rPr>
              <w:t>&gt;</w:t>
            </w:r>
          </w:p>
        </w:tc>
        <w:tc>
          <w:tcPr>
            <w:tcW w:w="3695" w:type="dxa"/>
            <w:tcMar/>
            <w:vAlign w:val="center"/>
          </w:tcPr>
          <w:p w:rsidR="003F7554" w:rsidP="229D7926" w:rsidRDefault="00053EC9" w14:paraId="32ACB8D5" w14:textId="77777777">
            <w:pPr>
              <w:keepLines w:val="1"/>
              <w:spacing w:after="0" w:line="240" w:lineRule="auto"/>
              <w:jc w:val="center"/>
            </w:pPr>
            <w:r w:rsidR="00053EC9">
              <w:rPr/>
              <w:t>Reutiliza etapas completas solo si coinciden los hashes.</w:t>
            </w:r>
          </w:p>
        </w:tc>
      </w:tr>
      <w:tr w:rsidR="003F7554" w:rsidTr="229D7926" w14:paraId="106D1085" w14:textId="77777777">
        <w:trPr>
          <w:cantSplit/>
          <w:jc w:val="center"/>
        </w:trPr>
        <w:tc>
          <w:tcPr>
            <w:tcW w:w="2015" w:type="dxa"/>
            <w:tcMar/>
            <w:vAlign w:val="center"/>
          </w:tcPr>
          <w:p w:rsidR="003F7554" w:rsidRDefault="00053EC9" w14:paraId="33EBCBF3" w14:textId="77777777">
            <w:pPr>
              <w:keepNext/>
              <w:keepLines/>
              <w:spacing w:after="0" w:line="240" w:lineRule="auto"/>
            </w:pPr>
            <w:r>
              <w:t>Pruebas</w:t>
            </w:r>
          </w:p>
        </w:tc>
        <w:tc>
          <w:tcPr>
            <w:tcW w:w="3247" w:type="dxa"/>
            <w:tcMar/>
            <w:vAlign w:val="center"/>
          </w:tcPr>
          <w:p w:rsidR="003F7554" w:rsidP="229D7926" w:rsidRDefault="00053EC9" w14:paraId="77FBF8C6" w14:textId="77777777">
            <w:pPr>
              <w:keepNext w:val="1"/>
              <w:keepLines w:val="1"/>
              <w:spacing w:after="0" w:line="240" w:lineRule="auto"/>
              <w:jc w:val="center"/>
            </w:pPr>
            <w:r w:rsidRPr="229D7926" w:rsidR="00053EC9">
              <w:rPr>
                <w:lang w:val="es-ES"/>
              </w:rPr>
              <w:t>pytest</w:t>
            </w:r>
            <w:r w:rsidRPr="229D7926" w:rsidR="00053EC9">
              <w:rPr>
                <w:lang w:val="es-ES"/>
              </w:rPr>
              <w:t xml:space="preserve"> -q</w:t>
            </w:r>
          </w:p>
        </w:tc>
        <w:tc>
          <w:tcPr>
            <w:tcW w:w="3695" w:type="dxa"/>
            <w:tcMar/>
            <w:vAlign w:val="center"/>
          </w:tcPr>
          <w:p w:rsidR="003F7554" w:rsidP="229D7926" w:rsidRDefault="00053EC9" w14:paraId="1883B96C" w14:textId="77777777">
            <w:pPr>
              <w:keepNext w:val="1"/>
              <w:keepLines w:val="1"/>
              <w:spacing w:after="0" w:line="240" w:lineRule="auto"/>
              <w:jc w:val="center"/>
            </w:pPr>
            <w:r w:rsidRPr="229D7926" w:rsidR="00053EC9">
              <w:rPr>
                <w:lang w:val="es-ES"/>
              </w:rPr>
              <w:t xml:space="preserve">Informe </w:t>
            </w:r>
            <w:r w:rsidRPr="229D7926" w:rsidR="00053EC9">
              <w:rPr>
                <w:lang w:val="es-ES"/>
              </w:rPr>
              <w:t>JUnit</w:t>
            </w:r>
            <w:r w:rsidRPr="229D7926" w:rsidR="00053EC9">
              <w:rPr>
                <w:lang w:val="es-ES"/>
              </w:rPr>
              <w:t xml:space="preserve"> del estado actual de la suite.</w:t>
            </w:r>
          </w:p>
        </w:tc>
      </w:tr>
    </w:tbl>
    <w:p w:rsidR="009C649E" w:rsidRDefault="00AB0F71" w14:paraId="431F7F34" w14:textId="77777777">
      <w:pPr>
        <w:keepLines/>
        <w:spacing w:after="120" w:line="360" w:lineRule="auto"/>
        <w:jc w:val="both"/>
      </w:pPr>
      <w:r>
        <w:t>La reproducción auditable exige identificar la entrada exacta, los parámetros, las particiones compartidas, el ajuste exclusivo en entrenamiento y los artefactos persistidos. La reanudación reutiliza solo etapas completas cuyas huellas coinciden. Los modelos de transferencia se conservan por dirección y candidato, sin mezclar sus conjuntos de prueba.</w:t>
      </w:r>
    </w:p>
    <w:p w:rsidR="009C649E" w:rsidRDefault="00AB0F71" w14:paraId="2A5FD345" w14:textId="77777777">
      <w:pPr>
        <w:keepLines/>
        <w:spacing w:after="120" w:line="360" w:lineRule="auto"/>
        <w:jc w:val="both"/>
      </w:pPr>
      <w:r>
        <w:t>La identidad de una ejecución no se reduce al nombre del directorio. El manifiesto incorpora hashes de entrada, configuración efectiva, ejecutor y corpus derivado, además de versiones y estado por etapa. La reanudación reutiliza un ajuste completo solo cuando coinciden las identidades requeridas; una etapa interrumpida no se convierte en resultado final por haber producido archivos parciales. Esta regla protege la correspondencia entre métricas, modelos y predicciones, pero no certifica la calidad de las etiquetas. La auditoría distingue así integridad técnica, repetibilidad y validez externa.</w:t>
      </w:r>
    </w:p>
    <w:p w:rsidR="009E52A8" w:rsidP="3DBD6B24" w:rsidRDefault="00253CC9" w14:paraId="3938CEB1" w14:textId="77777777">
      <w:pPr>
        <w:pStyle w:val="Ttulo2"/>
        <w:spacing w:after="120" w:line="360" w:lineRule="auto"/>
      </w:pPr>
      <w:bookmarkStart w:name="_Toc243512160" w:id="362"/>
      <w:r>
        <w:t>4.8 Implementación por módulos</w:t>
      </w:r>
      <w:bookmarkEnd w:id="362"/>
    </w:p>
    <w:p w:rsidR="00A747DC" w:rsidRDefault="00253CC9" w14:paraId="535E20DC" w14:textId="77777777">
      <w:pPr>
        <w:spacing w:after="120" w:line="360" w:lineRule="auto"/>
        <w:jc w:val="both"/>
      </w:pPr>
      <w:r>
        <w:t>La implementación se ha dividido en módulos pequeños, cada uno con una responsabilidad clara. Esta organización facilita probar partes concretas del sistema y evita que la lógica de entrenamiento se mezcle con la adquisición de datos. Aunque el proyecto no persigue una arquitectura de microservicios, sí aplica separación funcional: extraer, normalizar, construir, validar, entrenar, evaluar y analizar son actividades distintas.</w:t>
      </w:r>
    </w:p>
    <w:p w:rsidR="00A747DC" w:rsidRDefault="00253CC9" w14:paraId="5D1F797A" w14:textId="77777777">
      <w:pPr>
        <w:spacing w:after="120" w:line="360" w:lineRule="auto"/>
        <w:jc w:val="both"/>
      </w:pPr>
      <w:r w:rsidRPr="229D7926" w:rsidR="00253CC9">
        <w:rPr>
          <w:rFonts w:ascii="Consolas" w:hAnsi="Consolas"/>
          <w:i w:val="1"/>
          <w:iCs w:val="1"/>
          <w:lang w:val="es-ES"/>
        </w:rPr>
        <w:t>telegram_extractor.py</w:t>
      </w:r>
      <w:r w:rsidRPr="229D7926" w:rsidR="00253CC9">
        <w:rPr>
          <w:lang w:val="es-ES"/>
        </w:rPr>
        <w:t xml:space="preserve"> encapsula la comunicación con Telegram mediante Telethon y actúa como adaptador de entrada independiente. No decide etiquetas, no aplica entrenamiento ni clasifica mensajes; su salida contiene únicamente texto y metadatos mínimos. Esa colección no forma parte del corpus etiquetado de archive2 y LIAR utilizado en el experimento. Si en un trabajo futuro cambiara la fuente de adquisición, el flujo de preparación podría mantenerse siempre que se entregara un fichero compatible.</w:t>
      </w:r>
    </w:p>
    <w:p w:rsidR="00A747DC" w:rsidRDefault="00253CC9" w14:paraId="1B842A32" w14:textId="77777777">
      <w:pPr>
        <w:spacing w:after="120" w:line="360" w:lineRule="auto"/>
        <w:jc w:val="both"/>
      </w:pPr>
      <w:r w:rsidRPr="229D7926" w:rsidR="00253CC9">
        <w:rPr>
          <w:rFonts w:ascii="Consolas" w:hAnsi="Consolas"/>
          <w:i w:val="1"/>
          <w:iCs w:val="1"/>
          <w:lang w:val="es-ES"/>
        </w:rPr>
        <w:t>dataset_manager.py</w:t>
      </w:r>
      <w:r w:rsidRPr="229D7926" w:rsidR="00253CC9">
        <w:rPr>
          <w:lang w:val="es-ES"/>
        </w:rPr>
        <w:t xml:space="preserve"> gestiona la deduplicación persistente. La deduplicación no se ha implementado como un filtrado puntual en memoria, porque las sesiones de adquisición pueden repetirse en días distintos. Mantener un registro de identificadores ya vistos evita que el mismo mensaje se incorpore varias veces a la colección cruda. Además, permite una adquisición incremental sin confundir esa colección sin etiquetar con el corpus experimental actual; su </w:t>
      </w:r>
      <w:r w:rsidRPr="229D7926" w:rsidR="00253CC9">
        <w:rPr>
          <w:lang w:val="es-ES"/>
        </w:rPr>
        <w:t>conversión en un corpus de dominio exigiría el protocolo de selección y anotación descrito en el apartado 4.4.</w:t>
      </w:r>
    </w:p>
    <w:p w:rsidR="00A747DC" w:rsidRDefault="00253CC9" w14:paraId="385370B8" w14:textId="77777777">
      <w:pPr>
        <w:spacing w:after="120" w:line="360" w:lineRule="auto"/>
        <w:jc w:val="both"/>
      </w:pPr>
      <w:r w:rsidRPr="76B9544C">
        <w:rPr>
          <w:rFonts w:ascii="Consolas" w:hAnsi="Consolas" w:eastAsia="Consolas" w:cs="Consolas"/>
          <w:i/>
          <w:iCs/>
          <w:szCs w:val="22"/>
        </w:rPr>
        <w:t>preprocessing.py</w:t>
      </w:r>
      <w:r>
        <w:t xml:space="preserve"> contiene la lógica de limpieza textual. El módulo devuelve un objeto con texto normalizado, tokens, recuento de tokens, idioma detectado, banderas de calidad e indicador de usabilidad. Esta salida estructurada resulta preferible a devolver solo una cadena, porque permite conservar información diagnóstica. Un texto demasiado corto o con idioma desconocido no se confunde con un texto normalizado válido; queda marcado para que las fases siguientes decidan cómo tratarlo.</w:t>
      </w:r>
    </w:p>
    <w:p w:rsidR="00A747DC" w:rsidRDefault="00253CC9" w14:paraId="7418114A" w14:textId="77777777">
      <w:pPr>
        <w:spacing w:after="120" w:line="360" w:lineRule="auto"/>
        <w:jc w:val="both"/>
      </w:pPr>
      <w:r w:rsidRPr="76B9544C">
        <w:rPr>
          <w:rFonts w:ascii="Consolas" w:hAnsi="Consolas" w:eastAsia="Consolas" w:cs="Consolas"/>
          <w:i/>
          <w:iCs/>
          <w:szCs w:val="22"/>
          <w:lang w:val="es-ES"/>
        </w:rPr>
        <w:t>scripts/build_real_dataset.py</w:t>
      </w:r>
      <w:r w:rsidRPr="76B9544C">
        <w:rPr>
          <w:lang w:val="es-ES"/>
        </w:rPr>
        <w:t xml:space="preserve"> integra las fuentes externas. Su responsabilidad no es entrenar, sino construir el corpus canónico y escribir metadatos. Esta separación evita que el entrenamiento tenga que conocer detalles internos de archive2 o LIAR. Si se añadiera una tercera fuente, el cambio debería concentrarse en la construcción del conjunto de datos y en la documentación de reglas, no en el clasificador.</w:t>
      </w:r>
    </w:p>
    <w:p w:rsidR="00A747DC" w:rsidRDefault="00253CC9" w14:paraId="5A5C4AE7" w14:textId="77777777">
      <w:pPr>
        <w:spacing w:after="120" w:line="360" w:lineRule="auto"/>
        <w:jc w:val="both"/>
      </w:pPr>
      <w:r>
        <w:t xml:space="preserve">El script </w:t>
      </w:r>
      <w:r>
        <w:rPr>
          <w:rFonts w:ascii="Consolas" w:hAnsi="Consolas" w:eastAsia="Consolas" w:cs="Consolas"/>
        </w:rPr>
        <w:t>scripts/validate_dataset.py</w:t>
      </w:r>
      <w:r>
        <w:t xml:space="preserve"> documenta el contrato estructural del corpus histórico. El ejecutor del protocolo agrupado aplica controles propios de columnas, identificadores, configuración, grupos y asignaciones antes de ajustar los modelos. Así se distinguen las verificaciones de la primera versión y las efectivamente aplicadas a los resultados nuevos; ninguno de ambos controles verifica la verdad factual de las etiquetas.</w:t>
      </w:r>
    </w:p>
    <w:p w:rsidR="00A747DC" w:rsidRDefault="00253CC9" w14:paraId="21B2660C" w14:textId="77777777">
      <w:pPr>
        <w:spacing w:after="120" w:line="360" w:lineRule="auto"/>
        <w:jc w:val="both"/>
      </w:pPr>
      <w:r>
        <w:t xml:space="preserve">El ejecutor </w:t>
      </w:r>
      <w:r>
        <w:rPr>
          <w:rFonts w:ascii="Consolas" w:hAnsi="Consolas" w:eastAsia="Consolas" w:cs="Consolas"/>
        </w:rPr>
        <w:t>scripts/run_robustness_experiments.py</w:t>
      </w:r>
      <w:r>
        <w:t xml:space="preserve"> coordina la preparación derivada, la validación cruzada agrupada, la transferencia y la persistencia recuperable. Cada partición construye un pipeline de TF-IDF y modelo que ajusta el vocabulario exclusivamente con su subconjunto de entrenamiento. Los modelos serializados quedan separados por candidato, partición y dirección de transferencia. El entrenamiento histórico permanece sin cambios.</w:t>
      </w:r>
    </w:p>
    <w:p w:rsidR="00A747DC" w:rsidRDefault="00253CC9" w14:paraId="5401A3F0" w14:textId="77777777">
      <w:pPr>
        <w:spacing w:after="120" w:line="360" w:lineRule="auto"/>
        <w:jc w:val="both"/>
      </w:pPr>
      <w:r w:rsidRPr="76B9544C">
        <w:rPr>
          <w:rFonts w:ascii="Consolas" w:hAnsi="Consolas" w:eastAsia="Consolas" w:cs="Consolas"/>
          <w:i/>
          <w:iCs/>
          <w:szCs w:val="22"/>
        </w:rPr>
        <w:t xml:space="preserve">analysis_utils.py </w:t>
      </w:r>
      <w:r>
        <w:t>agrupa funciones de análisis complementario. Su papel es generar matriz de confusión, ejemplos representativos y términos influyentes. Mantener estas tareas fuera del script principal reduce complejidad y permite probarlas por separado. También facilita que la memoria use artefactos ya generados en lugar de recalcular manualmente estadísticas durante la redacción.</w:t>
      </w:r>
    </w:p>
    <w:p w:rsidR="00A747DC" w:rsidRDefault="00253CC9" w14:paraId="5DFB1643" w14:textId="77777777">
      <w:pPr>
        <w:spacing w:after="120" w:line="360" w:lineRule="auto"/>
        <w:jc w:val="both"/>
      </w:pPr>
      <w:r w:rsidRPr="76B9544C">
        <w:rPr>
          <w:rFonts w:ascii="Consolas" w:hAnsi="Consolas" w:eastAsia="Consolas" w:cs="Consolas"/>
          <w:i/>
          <w:iCs/>
          <w:szCs w:val="22"/>
          <w:lang w:val="es-ES"/>
        </w:rPr>
        <w:t>scripts/evaluate_baseline.py</w:t>
      </w:r>
      <w:r w:rsidRPr="76B9544C">
        <w:rPr>
          <w:lang w:val="es-ES"/>
        </w:rPr>
        <w:t xml:space="preserve"> permite evaluar un modelo persistido a partir de su manifiesto. Esta decisión es útil cuando se quiere comprobar que el modelo guardado y los </w:t>
      </w:r>
      <w:r w:rsidRPr="76B9544C">
        <w:rPr>
          <w:lang w:val="es-ES"/>
        </w:rPr>
        <w:t xml:space="preserve">artefactos siguen siendo coherentes. También permite distinguir dos escenarios: entrenamiento de un nuevo </w:t>
      </w:r>
      <w:r w:rsidRPr="76B9544C">
        <w:rPr>
          <w:i/>
          <w:iCs/>
          <w:lang w:val="es-ES"/>
        </w:rPr>
        <w:t>baseline</w:t>
      </w:r>
      <w:r w:rsidRPr="76B9544C">
        <w:rPr>
          <w:lang w:val="es-ES"/>
        </w:rPr>
        <w:t xml:space="preserve"> y evaluación de un </w:t>
      </w:r>
      <w:r w:rsidRPr="76B9544C">
        <w:rPr>
          <w:i/>
          <w:iCs/>
          <w:lang w:val="es-ES"/>
        </w:rPr>
        <w:t>baseline</w:t>
      </w:r>
      <w:r w:rsidRPr="76B9544C">
        <w:rPr>
          <w:lang w:val="es-ES"/>
        </w:rPr>
        <w:t xml:space="preserve"> ya existente. En trabajos académicos, esa distinción evita confundir ajuste de modelo con verificación posterior.</w:t>
      </w:r>
    </w:p>
    <w:p w:rsidR="00A553D6" w:rsidRDefault="00F5493C" w14:paraId="0491EDA6" w14:textId="77777777">
      <w:pPr>
        <w:spacing w:after="120" w:line="360" w:lineRule="auto"/>
        <w:jc w:val="both"/>
      </w:pPr>
      <w:r w:rsidRPr="229D7926" w:rsidR="00F5493C">
        <w:rPr>
          <w:lang w:val="es-ES"/>
        </w:rPr>
        <w:t xml:space="preserve">Las interfaces distinguen construcción de datos, validación, preprocesamiento, ejecución, evaluación y exportación. El manifiesto funciona como punto de enlace; las asignaciones de </w:t>
      </w:r>
      <w:r w:rsidRPr="229D7926" w:rsidR="00F5493C">
        <w:rPr>
          <w:i w:val="1"/>
          <w:iCs w:val="1"/>
          <w:lang w:val="es-ES"/>
        </w:rPr>
        <w:t>fold</w:t>
      </w:r>
      <w:r w:rsidRPr="229D7926" w:rsidR="00F5493C">
        <w:rPr>
          <w:lang w:val="es-ES"/>
        </w:rPr>
        <w:t xml:space="preserve"> y predicciones se pueden contrastar por </w:t>
      </w:r>
      <w:r w:rsidRPr="229D7926" w:rsidR="00F5493C">
        <w:rPr>
          <w:rFonts w:ascii="Consolas" w:hAnsi="Consolas" w:eastAsia="Consolas" w:cs="Consolas"/>
          <w:lang w:val="es-ES"/>
        </w:rPr>
        <w:t>source_id</w:t>
      </w:r>
      <w:r w:rsidRPr="229D7926" w:rsidR="00F5493C">
        <w:rPr>
          <w:lang w:val="es-ES"/>
        </w:rPr>
        <w:t xml:space="preserve"> y duplicate_group. El adaptador de Telegram continúa desacoplado y no conoce el vectorizador ni los modelos del experimento evaluado.</w:t>
      </w:r>
    </w:p>
    <w:p w:rsidR="00A553D6" w:rsidRDefault="00F5493C" w14:paraId="6D569C98" w14:textId="77777777">
      <w:pPr>
        <w:spacing w:after="120" w:line="360" w:lineRule="auto"/>
        <w:jc w:val="both"/>
      </w:pPr>
      <w:r>
        <w:t>La separación funcional facilita pruebas unitarias con entradas sintéticas. La suite actual cubre preparación, conflictos, agrupación, particiones, aislamiento del entrenamiento y recuperación; sus 28 casos superados verifican contratos técnicos, no estiman rendimiento estadístico. La validez experimental se estudia mediante la validación cruzada agrupada y las dos transferencias entre archive2 y LIAR, con los límites de dominio descritos en el capítulo 5.</w:t>
      </w:r>
    </w:p>
    <w:p w:rsidR="009E52A8" w:rsidP="3DBD6B24" w:rsidRDefault="00253CC9" w14:paraId="2EC26244" w14:textId="77777777">
      <w:pPr>
        <w:pStyle w:val="Ttulo2"/>
        <w:spacing w:after="120" w:line="360" w:lineRule="auto"/>
      </w:pPr>
      <w:bookmarkStart w:name="_Toc243512161" w:id="363"/>
      <w:r>
        <w:t>4.9 Pruebas y control de calidad</w:t>
      </w:r>
      <w:bookmarkEnd w:id="363"/>
    </w:p>
    <w:p w:rsidR="00A747DC" w:rsidRDefault="00253CC9" w14:paraId="724085AB" w14:textId="77777777">
      <w:pPr>
        <w:spacing w:after="120" w:line="360" w:lineRule="auto"/>
        <w:jc w:val="both"/>
      </w:pPr>
      <w:r w:rsidRPr="229D7926" w:rsidR="00253CC9">
        <w:rPr>
          <w:lang w:val="es-ES"/>
        </w:rPr>
        <w:t>La suite se ejecutó en el entorno local de Python 3.11.9 tras añadir pruebas específicas del protocolo. El informe actual registra 28 pruebas superadas y ninguna fallida; el resultado histórico de 16 pruebas pertenece a una versión anterior y no se reutiliza como evidencia nueva. El XML de pytest se conserva dentro del directorio del run para distinguir la validación actual del inventario anterior.</w:t>
      </w:r>
    </w:p>
    <w:p w:rsidR="00A747DC" w:rsidRDefault="00253CC9" w14:paraId="3054EF74" w14:textId="77777777">
      <w:pPr>
        <w:spacing w:after="120" w:line="360" w:lineRule="auto"/>
        <w:jc w:val="both"/>
      </w:pPr>
      <w:r>
        <w:rPr>
          <w:lang w:val="es-ES"/>
        </w:rPr>
        <w:t xml:space="preserve">Las pruebas de construcción del conjunto de datos verifican que el mapeo de etiquetas y los descartes se apliquen de forma consistente. En una tarea de </w:t>
      </w:r>
      <w:proofErr w:type="gramStart"/>
      <w:r>
        <w:rPr>
          <w:i/>
          <w:iCs/>
          <w:lang w:val="es-ES"/>
        </w:rPr>
        <w:t>fake news</w:t>
      </w:r>
      <w:proofErr w:type="gramEnd"/>
      <w:r>
        <w:rPr>
          <w:lang w:val="es-ES"/>
        </w:rPr>
        <w:t xml:space="preserve">, un error en el mapeo </w:t>
      </w:r>
      <w:r>
        <w:rPr>
          <w:rFonts w:ascii="Consolas" w:hAnsi="Consolas" w:eastAsia="Consolas" w:cs="Consolas"/>
          <w:lang w:val="es-ES"/>
        </w:rPr>
        <w:t>true</w:t>
      </w:r>
      <w:r>
        <w:rPr>
          <w:lang w:val="es-ES"/>
        </w:rPr>
        <w:t xml:space="preserve">, </w:t>
      </w:r>
      <w:r>
        <w:rPr>
          <w:rFonts w:ascii="Consolas" w:hAnsi="Consolas" w:eastAsia="Consolas" w:cs="Consolas"/>
          <w:lang w:val="es-ES"/>
        </w:rPr>
        <w:t>false</w:t>
      </w:r>
      <w:r>
        <w:rPr>
          <w:lang w:val="es-ES"/>
        </w:rPr>
        <w:t xml:space="preserve"> o </w:t>
      </w:r>
      <w:r>
        <w:rPr>
          <w:rFonts w:ascii="Consolas" w:hAnsi="Consolas" w:eastAsia="Consolas" w:cs="Consolas"/>
          <w:lang w:val="es-ES"/>
        </w:rPr>
        <w:t>pants-fire</w:t>
      </w:r>
      <w:r>
        <w:rPr>
          <w:lang w:val="es-ES"/>
        </w:rPr>
        <w:t xml:space="preserve"> cambiaría el significado completo del experimento. Por ello, esas reglas se codifican y se cubren mediante pruebas, además de documentarse en la memoria.</w:t>
      </w:r>
    </w:p>
    <w:p w:rsidR="00A747DC" w:rsidRDefault="00253CC9" w14:paraId="4572F235" w14:textId="77777777">
      <w:pPr>
        <w:spacing w:after="120" w:line="360" w:lineRule="auto"/>
        <w:jc w:val="both"/>
      </w:pPr>
      <w:r w:rsidRPr="7121CE3F">
        <w:rPr>
          <w:lang w:val="es-ES"/>
        </w:rPr>
        <w:t xml:space="preserve">Las pruebas de entrenamiento comprueban que un conjunto de datos sintético mínimo produzca un manifiesto y artefactos esperados. Aunque ese conjunto de datos no mida rendimiento real, sí valida la integración entre configuración, entrenamiento, métricas y persistencia. Si una refactorización rompe la generación de </w:t>
      </w:r>
      <w:proofErr w:type="gramStart"/>
      <w:r w:rsidRPr="7121CE3F">
        <w:rPr>
          <w:rFonts w:ascii="Consolas" w:hAnsi="Consolas" w:eastAsia="Consolas" w:cs="Consolas"/>
          <w:lang w:val="es-ES"/>
        </w:rPr>
        <w:t>comparison.json</w:t>
      </w:r>
      <w:proofErr w:type="gramEnd"/>
      <w:r w:rsidRPr="7121CE3F">
        <w:rPr>
          <w:lang w:val="es-ES"/>
        </w:rPr>
        <w:t xml:space="preserve"> o </w:t>
      </w:r>
      <w:r w:rsidRPr="7121CE3F">
        <w:rPr>
          <w:rFonts w:ascii="Consolas" w:hAnsi="Consolas" w:eastAsia="Consolas" w:cs="Consolas"/>
          <w:lang w:val="es-ES"/>
        </w:rPr>
        <w:t>confusion_</w:t>
      </w:r>
      <w:proofErr w:type="gramStart"/>
      <w:r w:rsidRPr="7121CE3F">
        <w:rPr>
          <w:rFonts w:ascii="Consolas" w:hAnsi="Consolas" w:eastAsia="Consolas" w:cs="Consolas"/>
          <w:lang w:val="es-ES"/>
        </w:rPr>
        <w:t>matrix.json</w:t>
      </w:r>
      <w:proofErr w:type="gramEnd"/>
      <w:r w:rsidRPr="7121CE3F">
        <w:rPr>
          <w:lang w:val="es-ES"/>
        </w:rPr>
        <w:t>, el fallo se detecta antes de redactar nuevas conclusiones.</w:t>
      </w:r>
    </w:p>
    <w:p w:rsidR="006951A8" w:rsidRDefault="00F41368" w14:paraId="65C2B684" w14:textId="77777777">
      <w:pPr>
        <w:spacing w:after="120" w:line="360" w:lineRule="auto"/>
        <w:jc w:val="both"/>
      </w:pPr>
      <w:r w:rsidRPr="229D7926" w:rsidR="00F41368">
        <w:rPr>
          <w:lang w:val="es-ES"/>
        </w:rPr>
        <w:t xml:space="preserve">Las pruebas del módulo de Telegram siguen empleando el cliente simulado </w:t>
      </w:r>
      <w:r w:rsidRPr="229D7926" w:rsidR="00F41368">
        <w:rPr>
          <w:rFonts w:ascii="Consolas" w:hAnsi="Consolas" w:eastAsia="Consolas" w:cs="Consolas"/>
          <w:lang w:val="es-ES"/>
        </w:rPr>
        <w:t>_FakeClient</w:t>
      </w:r>
      <w:r w:rsidRPr="229D7926" w:rsidR="00F41368">
        <w:rPr>
          <w:lang w:val="es-ES"/>
        </w:rPr>
        <w:t xml:space="preserve"> y cubren la forma de la salida y las condiciones de configuración. El informe actual no prueba </w:t>
      </w:r>
      <w:r w:rsidRPr="229D7926" w:rsidR="00F41368">
        <w:rPr>
          <w:lang w:val="es-ES"/>
        </w:rPr>
        <w:t>credenciales, acceso real, reintentos de red, funcionamiento continuo ni eficacia del clasificador en Telegram.</w:t>
      </w:r>
    </w:p>
    <w:p w:rsidR="00A747DC" w:rsidRDefault="00253CC9" w14:paraId="79E0C8EE" w14:textId="77777777">
      <w:pPr>
        <w:keepNext/>
        <w:keepLines/>
        <w:spacing w:after="120" w:line="360" w:lineRule="auto"/>
        <w:jc w:val="both"/>
      </w:pPr>
      <w:r>
        <w:t>El control de calidad documental se apoya en la coherencia entre artefactos y texto. Cada cifra incorporada a la memoria procede de un JSON o CSV concreto. Este criterio ha guiado la ampliación del documento. Las figuras de distribución, métricas, matriz de confusión, términos influyentes y manifiesto se han generado desde los artefactos del proyecto. La memoria no introduce capturas decorativas, sino evidencias vinculadas a lo que se explica.</w:t>
      </w:r>
    </w:p>
    <w:p w:rsidR="00A553D6" w:rsidRDefault="00F5493C" w14:paraId="3F8950A4" w14:textId="77777777">
      <w:pPr>
        <w:spacing w:after="120" w:line="360" w:lineRule="auto"/>
        <w:jc w:val="both"/>
      </w:pPr>
      <w:r w:rsidRPr="229D7926" w:rsidR="00F5493C">
        <w:rPr>
          <w:lang w:val="es-ES"/>
        </w:rPr>
        <w:t xml:space="preserve">La documentación de calidad distingue corrección técnica y validez experimental. Las pruebas automatizadas comprueban transformaciones, construcción, persistencia e interfaces mediante entradas controladas. Las cinco particiones agrupadas y las dos evaluaciones entre fuentes aportan la evidencia cuantitativa de esta versión; el </w:t>
      </w:r>
      <w:r w:rsidRPr="229D7926" w:rsidR="00F5493C">
        <w:rPr>
          <w:i w:val="1"/>
          <w:iCs w:val="1"/>
          <w:lang w:val="es-ES"/>
        </w:rPr>
        <w:t>holdout</w:t>
      </w:r>
      <w:r w:rsidRPr="229D7926" w:rsidR="00F5493C">
        <w:rPr>
          <w:lang w:val="es-ES"/>
        </w:rPr>
        <w:t xml:space="preserve"> del </w:t>
      </w:r>
      <w:r w:rsidRPr="229D7926" w:rsidR="00F5493C">
        <w:rPr>
          <w:i w:val="1"/>
          <w:iCs w:val="1"/>
          <w:lang w:val="es-ES"/>
        </w:rPr>
        <w:t>baseline</w:t>
      </w:r>
      <w:r w:rsidRPr="229D7926" w:rsidR="00F5493C">
        <w:rPr>
          <w:lang w:val="es-ES"/>
        </w:rPr>
        <w:t xml:space="preserve"> se conserva solo como referencia histórica. Ninguna de esas pruebas acredita clasificación factual de mensajes de Telegram ni generalización universal.</w:t>
      </w:r>
    </w:p>
    <w:p w:rsidR="009C649E" w:rsidRDefault="00AB0F71" w14:paraId="11E778ED" w14:textId="77777777">
      <w:pPr>
        <w:keepLines w:val="1"/>
        <w:spacing w:after="120" w:line="360" w:lineRule="auto"/>
        <w:jc w:val="both"/>
      </w:pPr>
      <w:r w:rsidRPr="229D7926" w:rsidR="00AB0F71">
        <w:rPr>
          <w:lang w:val="es-ES"/>
        </w:rPr>
        <w:t>El informe JUnit actual registra 28 casos correctos: 16 pruebas del conjunto anterior y 12 del módulo de robustez. La Tabla 18 delimita qué se comprueba y qué permanece fuera de alcance; el resultado de 16 pruebas citado en versiones anteriores es histórico, no una ejecución adicional del protocolo actual.</w:t>
      </w:r>
    </w:p>
    <w:p w:rsidR="009C649E" w:rsidRDefault="00AB0F71" w14:paraId="7816CB4D" w14:textId="77777777">
      <w:pPr>
        <w:keepNext/>
        <w:keepLines/>
        <w:spacing w:after="0" w:line="360" w:lineRule="auto"/>
      </w:pPr>
      <w:r>
        <w:rPr>
          <w:b/>
        </w:rPr>
        <w:t>Tabla 18</w:t>
      </w:r>
    </w:p>
    <w:p w:rsidR="009C649E" w:rsidRDefault="00AB0F71" w14:paraId="1D823373" w14:textId="77777777">
      <w:pPr>
        <w:keepNext/>
        <w:keepLines/>
        <w:spacing w:after="120" w:line="360" w:lineRule="auto"/>
      </w:pPr>
      <w:r>
        <w:rPr>
          <w:i/>
        </w:rPr>
        <w:t>Cobertura de las 28 pruebas automatizadas</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985"/>
        <w:gridCol w:w="1020"/>
        <w:gridCol w:w="2892"/>
        <w:gridCol w:w="3062"/>
      </w:tblGrid>
      <w:tr w:rsidR="009C649E" w:rsidTr="229D7926" w14:paraId="0915CC2B" w14:textId="77777777">
        <w:trPr>
          <w:cantSplit/>
          <w:tblHeader/>
          <w:jc w:val="center"/>
        </w:trPr>
        <w:tc>
          <w:tcPr>
            <w:tcW w:w="1984" w:type="dxa"/>
            <w:tcBorders>
              <w:bottom w:val="single" w:color="000000" w:themeColor="text1" w:sz="4" w:space="0"/>
            </w:tcBorders>
            <w:tcMar/>
            <w:vAlign w:val="center"/>
          </w:tcPr>
          <w:p w:rsidR="009C649E" w:rsidRDefault="00AB0F71" w14:paraId="26FC7A9A" w14:textId="77777777">
            <w:pPr>
              <w:keepNext/>
              <w:keepLines/>
              <w:spacing w:after="0" w:line="240" w:lineRule="auto"/>
              <w:jc w:val="center"/>
            </w:pPr>
            <w:r>
              <w:rPr>
                <w:b/>
              </w:rPr>
              <w:t>Grupo</w:t>
            </w:r>
          </w:p>
        </w:tc>
        <w:tc>
          <w:tcPr>
            <w:tcW w:w="1020" w:type="dxa"/>
            <w:tcBorders>
              <w:bottom w:val="single" w:color="000000" w:themeColor="text1" w:sz="4" w:space="0"/>
            </w:tcBorders>
            <w:tcMar/>
            <w:vAlign w:val="center"/>
          </w:tcPr>
          <w:p w:rsidR="009C649E" w:rsidRDefault="00AB0F71" w14:paraId="3EF825C9" w14:textId="77777777">
            <w:pPr>
              <w:keepNext/>
              <w:keepLines/>
              <w:spacing w:after="0" w:line="240" w:lineRule="auto"/>
              <w:jc w:val="center"/>
            </w:pPr>
            <w:r>
              <w:rPr>
                <w:b/>
              </w:rPr>
              <w:t>n</w:t>
            </w:r>
          </w:p>
        </w:tc>
        <w:tc>
          <w:tcPr>
            <w:tcW w:w="2891" w:type="dxa"/>
            <w:tcBorders>
              <w:bottom w:val="single" w:color="000000" w:themeColor="text1" w:sz="4" w:space="0"/>
            </w:tcBorders>
            <w:tcMar/>
            <w:vAlign w:val="center"/>
          </w:tcPr>
          <w:p w:rsidR="009C649E" w:rsidRDefault="00AB0F71" w14:paraId="50CE6091" w14:textId="77777777">
            <w:pPr>
              <w:keepNext/>
              <w:keepLines/>
              <w:spacing w:after="0" w:line="240" w:lineRule="auto"/>
              <w:jc w:val="center"/>
            </w:pPr>
            <w:r>
              <w:rPr>
                <w:b/>
              </w:rPr>
              <w:t>Evidencia cubierta</w:t>
            </w:r>
          </w:p>
        </w:tc>
        <w:tc>
          <w:tcPr>
            <w:tcW w:w="3061" w:type="dxa"/>
            <w:tcBorders>
              <w:bottom w:val="single" w:color="000000" w:themeColor="text1" w:sz="4" w:space="0"/>
            </w:tcBorders>
            <w:tcMar/>
            <w:vAlign w:val="center"/>
          </w:tcPr>
          <w:p w:rsidR="009C649E" w:rsidRDefault="00AB0F71" w14:paraId="185B7EA2" w14:textId="77777777">
            <w:pPr>
              <w:keepNext/>
              <w:keepLines/>
              <w:spacing w:after="0" w:line="240" w:lineRule="auto"/>
              <w:jc w:val="center"/>
            </w:pPr>
            <w:r>
              <w:rPr>
                <w:b/>
              </w:rPr>
              <w:t>Límite explícito</w:t>
            </w:r>
          </w:p>
        </w:tc>
      </w:tr>
      <w:tr w:rsidR="009C649E" w:rsidTr="229D7926" w14:paraId="7BF1FDFC" w14:textId="77777777">
        <w:trPr>
          <w:cantSplit/>
          <w:jc w:val="center"/>
        </w:trPr>
        <w:tc>
          <w:tcPr>
            <w:tcW w:w="1984" w:type="dxa"/>
            <w:tcMar/>
            <w:vAlign w:val="center"/>
          </w:tcPr>
          <w:p w:rsidR="009C649E" w:rsidRDefault="00AB0F71" w14:paraId="244653C2" w14:textId="77777777">
            <w:pPr>
              <w:keepNext/>
              <w:keepLines/>
              <w:spacing w:after="0" w:line="240" w:lineRule="auto"/>
            </w:pPr>
            <w:r>
              <w:t>Preprocesamiento</w:t>
            </w:r>
          </w:p>
        </w:tc>
        <w:tc>
          <w:tcPr>
            <w:tcW w:w="1020" w:type="dxa"/>
            <w:tcMar/>
            <w:vAlign w:val="center"/>
          </w:tcPr>
          <w:p w:rsidR="009C649E" w:rsidP="229D7926" w:rsidRDefault="00AB0F71" w14:paraId="3907ED8D" w14:textId="77777777">
            <w:pPr>
              <w:keepNext w:val="1"/>
              <w:keepLines w:val="1"/>
              <w:spacing w:after="0" w:line="240" w:lineRule="auto"/>
              <w:jc w:val="center"/>
            </w:pPr>
            <w:r w:rsidR="00AB0F71">
              <w:rPr/>
              <w:t>4</w:t>
            </w:r>
          </w:p>
        </w:tc>
        <w:tc>
          <w:tcPr>
            <w:tcW w:w="2891" w:type="dxa"/>
            <w:tcMar/>
            <w:vAlign w:val="center"/>
          </w:tcPr>
          <w:p w:rsidR="009C649E" w:rsidRDefault="00AB0F71" w14:paraId="00311D48" w14:textId="77777777">
            <w:pPr>
              <w:keepNext/>
              <w:keepLines/>
              <w:spacing w:after="0" w:line="240" w:lineRule="auto"/>
            </w:pPr>
            <w:r>
              <w:t>Limpieza, tokens, idioma y forma de salida.</w:t>
            </w:r>
          </w:p>
        </w:tc>
        <w:tc>
          <w:tcPr>
            <w:tcW w:w="3061" w:type="dxa"/>
            <w:tcMar/>
            <w:vAlign w:val="center"/>
          </w:tcPr>
          <w:p w:rsidR="009C649E" w:rsidRDefault="00AB0F71" w14:paraId="773D0B93" w14:textId="77777777">
            <w:pPr>
              <w:keepNext/>
              <w:keepLines/>
              <w:spacing w:after="0" w:line="240" w:lineRule="auto"/>
            </w:pPr>
            <w:r>
              <w:t>No mide calidad lingüística ni rendimiento.</w:t>
            </w:r>
          </w:p>
        </w:tc>
      </w:tr>
      <w:tr w:rsidR="009C649E" w:rsidTr="229D7926" w14:paraId="279DAF50" w14:textId="77777777">
        <w:trPr>
          <w:cantSplit/>
          <w:jc w:val="center"/>
        </w:trPr>
        <w:tc>
          <w:tcPr>
            <w:tcW w:w="1984" w:type="dxa"/>
            <w:tcMar/>
            <w:vAlign w:val="center"/>
          </w:tcPr>
          <w:p w:rsidR="009C649E" w:rsidRDefault="00AB0F71" w14:paraId="0DA9B73E" w14:textId="77777777">
            <w:pPr>
              <w:keepNext/>
              <w:keepLines/>
              <w:spacing w:after="0" w:line="240" w:lineRule="auto"/>
            </w:pPr>
            <w:r>
              <w:t>Corpus y validación</w:t>
            </w:r>
          </w:p>
        </w:tc>
        <w:tc>
          <w:tcPr>
            <w:tcW w:w="1020" w:type="dxa"/>
            <w:tcMar/>
            <w:vAlign w:val="center"/>
          </w:tcPr>
          <w:p w:rsidR="009C649E" w:rsidP="229D7926" w:rsidRDefault="00AB0F71" w14:paraId="42E78164" w14:textId="77777777">
            <w:pPr>
              <w:keepNext w:val="1"/>
              <w:keepLines w:val="1"/>
              <w:spacing w:after="0" w:line="240" w:lineRule="auto"/>
              <w:jc w:val="center"/>
            </w:pPr>
            <w:r w:rsidR="00AB0F71">
              <w:rPr/>
              <w:t>3</w:t>
            </w:r>
          </w:p>
        </w:tc>
        <w:tc>
          <w:tcPr>
            <w:tcW w:w="2891" w:type="dxa"/>
            <w:tcMar/>
            <w:vAlign w:val="center"/>
          </w:tcPr>
          <w:p w:rsidR="009C649E" w:rsidRDefault="00AB0F71" w14:paraId="465BB830" w14:textId="77777777">
            <w:pPr>
              <w:keepNext w:val="1"/>
              <w:keepLines w:val="1"/>
              <w:spacing w:after="0" w:line="240" w:lineRule="auto"/>
            </w:pPr>
            <w:r w:rsidRPr="229D7926" w:rsidR="00AB0F71">
              <w:rPr>
                <w:lang w:val="es-ES"/>
              </w:rPr>
              <w:t>Construcción, mapeos, exclusiones y metadata sintética.</w:t>
            </w:r>
          </w:p>
        </w:tc>
        <w:tc>
          <w:tcPr>
            <w:tcW w:w="3061" w:type="dxa"/>
            <w:tcMar/>
            <w:vAlign w:val="center"/>
          </w:tcPr>
          <w:p w:rsidR="009C649E" w:rsidRDefault="00AB0F71" w14:paraId="47B5E1A1" w14:textId="77777777">
            <w:pPr>
              <w:keepNext/>
              <w:keepLines/>
              <w:spacing w:after="0" w:line="240" w:lineRule="auto"/>
            </w:pPr>
            <w:r>
              <w:t>No certifica etiquetas externas ni representatividad.</w:t>
            </w:r>
          </w:p>
        </w:tc>
      </w:tr>
      <w:tr w:rsidR="009C649E" w:rsidTr="229D7926" w14:paraId="095A66C9" w14:textId="77777777">
        <w:trPr>
          <w:cantSplit/>
          <w:jc w:val="center"/>
        </w:trPr>
        <w:tc>
          <w:tcPr>
            <w:tcW w:w="1984" w:type="dxa"/>
            <w:tcMar/>
            <w:vAlign w:val="center"/>
          </w:tcPr>
          <w:p w:rsidR="009C649E" w:rsidRDefault="00AB0F71" w14:paraId="675B5106" w14:textId="77777777">
            <w:pPr>
              <w:keepLines w:val="1"/>
              <w:spacing w:after="0" w:line="240" w:lineRule="auto"/>
            </w:pPr>
            <w:r w:rsidRPr="229D7926" w:rsidR="00AB0F71">
              <w:rPr>
                <w:lang w:val="es-ES"/>
              </w:rPr>
              <w:t>Telegram simulado</w:t>
            </w:r>
          </w:p>
        </w:tc>
        <w:tc>
          <w:tcPr>
            <w:tcW w:w="1020" w:type="dxa"/>
            <w:tcMar/>
            <w:vAlign w:val="center"/>
          </w:tcPr>
          <w:p w:rsidR="009C649E" w:rsidP="229D7926" w:rsidRDefault="00AB0F71" w14:paraId="35403F87" w14:textId="77777777">
            <w:pPr>
              <w:keepLines w:val="1"/>
              <w:spacing w:after="0" w:line="240" w:lineRule="auto"/>
              <w:jc w:val="center"/>
            </w:pPr>
            <w:r w:rsidR="00AB0F71">
              <w:rPr/>
              <w:t>3</w:t>
            </w:r>
          </w:p>
        </w:tc>
        <w:tc>
          <w:tcPr>
            <w:tcW w:w="2891" w:type="dxa"/>
            <w:tcMar/>
            <w:vAlign w:val="center"/>
          </w:tcPr>
          <w:p w:rsidR="009C649E" w:rsidRDefault="00AB0F71" w14:paraId="7CD1EA8B" w14:textId="77777777">
            <w:pPr>
              <w:keepLines w:val="1"/>
              <w:spacing w:after="0" w:line="240" w:lineRule="auto"/>
            </w:pPr>
            <w:r w:rsidRPr="229D7926" w:rsidR="00AB0F71">
              <w:rPr>
                <w:lang w:val="es-ES"/>
              </w:rPr>
              <w:t>Estructura, canal e informe mediante _FakeClient.</w:t>
            </w:r>
          </w:p>
        </w:tc>
        <w:tc>
          <w:tcPr>
            <w:tcW w:w="3061" w:type="dxa"/>
            <w:tcMar/>
            <w:vAlign w:val="center"/>
          </w:tcPr>
          <w:p w:rsidR="009C649E" w:rsidRDefault="00AB0F71" w14:paraId="1C1FC1CC" w14:textId="77777777">
            <w:pPr>
              <w:keepLines/>
              <w:spacing w:after="0" w:line="240" w:lineRule="auto"/>
            </w:pPr>
            <w:r>
              <w:t>No valida acceso real, credenciales ni rendimiento.</w:t>
            </w:r>
          </w:p>
        </w:tc>
      </w:tr>
      <w:tr w:rsidR="009C649E" w:rsidTr="229D7926" w14:paraId="43086E86" w14:textId="77777777">
        <w:trPr>
          <w:cantSplit/>
          <w:jc w:val="center"/>
        </w:trPr>
        <w:tc>
          <w:tcPr>
            <w:tcW w:w="1984" w:type="dxa"/>
            <w:tcMar/>
            <w:vAlign w:val="center"/>
          </w:tcPr>
          <w:p w:rsidR="009C649E" w:rsidRDefault="00AB0F71" w14:paraId="6C25DEEB" w14:textId="77777777">
            <w:pPr>
              <w:keepLines/>
              <w:spacing w:after="0" w:line="240" w:lineRule="auto"/>
            </w:pPr>
            <w:r>
              <w:t>Entrenamiento y configuración</w:t>
            </w:r>
          </w:p>
        </w:tc>
        <w:tc>
          <w:tcPr>
            <w:tcW w:w="1020" w:type="dxa"/>
            <w:tcMar/>
            <w:vAlign w:val="center"/>
          </w:tcPr>
          <w:p w:rsidR="009C649E" w:rsidP="229D7926" w:rsidRDefault="00AB0F71" w14:paraId="03E5DC87" w14:textId="77777777">
            <w:pPr>
              <w:keepLines w:val="1"/>
              <w:spacing w:after="0" w:line="240" w:lineRule="auto"/>
              <w:jc w:val="center"/>
            </w:pPr>
            <w:r w:rsidR="00AB0F71">
              <w:rPr/>
              <w:t>2</w:t>
            </w:r>
          </w:p>
        </w:tc>
        <w:tc>
          <w:tcPr>
            <w:tcW w:w="2891" w:type="dxa"/>
            <w:tcMar/>
            <w:vAlign w:val="center"/>
          </w:tcPr>
          <w:p w:rsidR="009C649E" w:rsidRDefault="00AB0F71" w14:paraId="2449E3F6" w14:textId="77777777">
            <w:pPr>
              <w:keepLines/>
              <w:spacing w:after="0" w:line="240" w:lineRule="auto"/>
            </w:pPr>
            <w:r>
              <w:t>Manifiesto, artefactos y umbrales en datos sintéticos.</w:t>
            </w:r>
          </w:p>
        </w:tc>
        <w:tc>
          <w:tcPr>
            <w:tcW w:w="3061" w:type="dxa"/>
            <w:tcMar/>
            <w:vAlign w:val="center"/>
          </w:tcPr>
          <w:p w:rsidR="009C649E" w:rsidRDefault="00AB0F71" w14:paraId="41BB21B2" w14:textId="77777777">
            <w:pPr>
              <w:keepLines/>
              <w:spacing w:after="0" w:line="240" w:lineRule="auto"/>
            </w:pPr>
            <w:r>
              <w:t>No recalcula métricas del corpus real.</w:t>
            </w:r>
          </w:p>
        </w:tc>
      </w:tr>
      <w:tr w:rsidR="009C649E" w:rsidTr="229D7926" w14:paraId="1FA541A1" w14:textId="77777777">
        <w:trPr>
          <w:cantSplit/>
          <w:jc w:val="center"/>
        </w:trPr>
        <w:tc>
          <w:tcPr>
            <w:tcW w:w="1984" w:type="dxa"/>
            <w:tcMar/>
            <w:vAlign w:val="center"/>
          </w:tcPr>
          <w:p w:rsidR="009C649E" w:rsidRDefault="00AB0F71" w14:paraId="3584E1BF" w14:textId="77777777">
            <w:pPr>
              <w:keepLines/>
              <w:spacing w:after="0" w:line="240" w:lineRule="auto"/>
            </w:pPr>
            <w:r>
              <w:t>Evaluación y persistencia</w:t>
            </w:r>
          </w:p>
        </w:tc>
        <w:tc>
          <w:tcPr>
            <w:tcW w:w="1020" w:type="dxa"/>
            <w:tcMar/>
            <w:vAlign w:val="center"/>
          </w:tcPr>
          <w:p w:rsidR="009C649E" w:rsidP="229D7926" w:rsidRDefault="00AB0F71" w14:paraId="45D538C6" w14:textId="77777777">
            <w:pPr>
              <w:keepLines w:val="1"/>
              <w:spacing w:after="0" w:line="240" w:lineRule="auto"/>
              <w:jc w:val="center"/>
            </w:pPr>
            <w:r w:rsidR="00AB0F71">
              <w:rPr/>
              <w:t>1</w:t>
            </w:r>
          </w:p>
        </w:tc>
        <w:tc>
          <w:tcPr>
            <w:tcW w:w="2891" w:type="dxa"/>
            <w:tcMar/>
            <w:vAlign w:val="center"/>
          </w:tcPr>
          <w:p w:rsidR="009C649E" w:rsidRDefault="00AB0F71" w14:paraId="1FEFDC59" w14:textId="77777777">
            <w:pPr>
              <w:keepLines/>
              <w:spacing w:after="0" w:line="240" w:lineRule="auto"/>
            </w:pPr>
            <w:r>
              <w:t>Resumen y archivos de un modelo de prueba.</w:t>
            </w:r>
          </w:p>
        </w:tc>
        <w:tc>
          <w:tcPr>
            <w:tcW w:w="3061" w:type="dxa"/>
            <w:tcMar/>
            <w:vAlign w:val="center"/>
          </w:tcPr>
          <w:p w:rsidR="009C649E" w:rsidRDefault="00AB0F71" w14:paraId="4FE502B2" w14:textId="77777777">
            <w:pPr>
              <w:keepLines/>
              <w:spacing w:after="0" w:line="240" w:lineRule="auto"/>
            </w:pPr>
            <w:r>
              <w:t>No demuestra transferencia ni validez estadística.</w:t>
            </w:r>
          </w:p>
        </w:tc>
      </w:tr>
      <w:tr w:rsidR="009C649E" w:rsidTr="229D7926" w14:paraId="5B63542D" w14:textId="77777777">
        <w:trPr>
          <w:cantSplit/>
          <w:jc w:val="center"/>
        </w:trPr>
        <w:tc>
          <w:tcPr>
            <w:tcW w:w="1984" w:type="dxa"/>
            <w:tcMar/>
            <w:vAlign w:val="center"/>
          </w:tcPr>
          <w:p w:rsidR="009C649E" w:rsidRDefault="00AB0F71" w14:paraId="21D38499" w14:textId="77777777">
            <w:pPr>
              <w:keepLines/>
              <w:spacing w:after="0" w:line="240" w:lineRule="auto"/>
            </w:pPr>
            <w:r>
              <w:t>Análisis</w:t>
            </w:r>
          </w:p>
        </w:tc>
        <w:tc>
          <w:tcPr>
            <w:tcW w:w="1020" w:type="dxa"/>
            <w:tcMar/>
            <w:vAlign w:val="center"/>
          </w:tcPr>
          <w:p w:rsidR="009C649E" w:rsidP="229D7926" w:rsidRDefault="00AB0F71" w14:paraId="4A92A385" w14:textId="77777777">
            <w:pPr>
              <w:keepLines w:val="1"/>
              <w:spacing w:after="0" w:line="240" w:lineRule="auto"/>
              <w:jc w:val="center"/>
            </w:pPr>
            <w:r w:rsidR="00AB0F71">
              <w:rPr/>
              <w:t>3</w:t>
            </w:r>
          </w:p>
        </w:tc>
        <w:tc>
          <w:tcPr>
            <w:tcW w:w="2891" w:type="dxa"/>
            <w:tcMar/>
            <w:vAlign w:val="center"/>
          </w:tcPr>
          <w:p w:rsidR="009C649E" w:rsidRDefault="00AB0F71" w14:paraId="7697F928" w14:textId="77777777">
            <w:pPr>
              <w:keepLines/>
              <w:spacing w:after="0" w:line="240" w:lineRule="auto"/>
            </w:pPr>
            <w:r>
              <w:t>Ejemplos priorizados, términos y política de decisión.</w:t>
            </w:r>
          </w:p>
        </w:tc>
        <w:tc>
          <w:tcPr>
            <w:tcW w:w="3061" w:type="dxa"/>
            <w:tcMar/>
            <w:vAlign w:val="center"/>
          </w:tcPr>
          <w:p w:rsidR="009C649E" w:rsidRDefault="00AB0F71" w14:paraId="3F3E7D8D" w14:textId="77777777">
            <w:pPr>
              <w:keepLines/>
              <w:spacing w:after="0" w:line="240" w:lineRule="auto"/>
            </w:pPr>
            <w:r>
              <w:t>No convierte términos en causas.</w:t>
            </w:r>
          </w:p>
        </w:tc>
      </w:tr>
      <w:tr w:rsidR="009C649E" w:rsidTr="229D7926" w14:paraId="140BEFA8" w14:textId="77777777">
        <w:trPr>
          <w:cantSplit/>
          <w:jc w:val="center"/>
        </w:trPr>
        <w:tc>
          <w:tcPr>
            <w:tcW w:w="1984" w:type="dxa"/>
            <w:tcMar/>
            <w:vAlign w:val="center"/>
          </w:tcPr>
          <w:p w:rsidR="009C649E" w:rsidRDefault="00AB0F71" w14:paraId="0CA126E8" w14:textId="77777777">
            <w:pPr>
              <w:keepNext/>
              <w:keepLines/>
              <w:spacing w:after="0" w:line="240" w:lineRule="auto"/>
            </w:pPr>
            <w:r>
              <w:t>Robustez agrupada</w:t>
            </w:r>
          </w:p>
        </w:tc>
        <w:tc>
          <w:tcPr>
            <w:tcW w:w="1020" w:type="dxa"/>
            <w:tcMar/>
            <w:vAlign w:val="center"/>
          </w:tcPr>
          <w:p w:rsidR="009C649E" w:rsidP="229D7926" w:rsidRDefault="00AB0F71" w14:paraId="1D5E3C9E" w14:textId="77777777">
            <w:pPr>
              <w:keepNext w:val="1"/>
              <w:keepLines w:val="1"/>
              <w:spacing w:after="0" w:line="240" w:lineRule="auto"/>
              <w:jc w:val="center"/>
            </w:pPr>
            <w:r w:rsidR="00AB0F71">
              <w:rPr/>
              <w:t>12</w:t>
            </w:r>
          </w:p>
        </w:tc>
        <w:tc>
          <w:tcPr>
            <w:tcW w:w="2891" w:type="dxa"/>
            <w:tcMar/>
            <w:vAlign w:val="center"/>
          </w:tcPr>
          <w:p w:rsidR="009C649E" w:rsidRDefault="00AB0F71" w14:paraId="434844ED" w14:textId="77777777">
            <w:pPr>
              <w:keepNext w:val="1"/>
              <w:keepLines w:val="1"/>
              <w:spacing w:after="0" w:line="240" w:lineRule="auto"/>
            </w:pPr>
            <w:r w:rsidRPr="229D7926" w:rsidR="00AB0F71">
              <w:rPr>
                <w:lang w:val="es-ES"/>
              </w:rPr>
              <w:t>Etiquetas, deduplicación, conflictos, grupos, folds, aislamiento y persistencia.</w:t>
            </w:r>
          </w:p>
        </w:tc>
        <w:tc>
          <w:tcPr>
            <w:tcW w:w="3061" w:type="dxa"/>
            <w:tcMar/>
            <w:vAlign w:val="center"/>
          </w:tcPr>
          <w:p w:rsidR="009C649E" w:rsidRDefault="00AB0F71" w14:paraId="46891588" w14:textId="77777777">
            <w:pPr>
              <w:keepNext/>
              <w:keepLines/>
              <w:spacing w:after="0" w:line="240" w:lineRule="auto"/>
            </w:pPr>
            <w:r>
              <w:t>No prueba generalización a otros dominios.</w:t>
            </w:r>
          </w:p>
        </w:tc>
      </w:tr>
    </w:tbl>
    <w:p w:rsidR="009C649E" w:rsidP="229D7926" w:rsidRDefault="00AB0F71" w14:paraId="28F5AD11" w14:textId="77777777">
      <w:pPr>
        <w:keepLines w:val="1"/>
        <w:spacing w:after="120" w:line="360" w:lineRule="auto"/>
        <w:jc w:val="both"/>
      </w:pPr>
      <w:r w:rsidRPr="229D7926" w:rsidR="00AB0F71">
        <w:rPr>
          <w:i w:val="1"/>
          <w:iCs w:val="1"/>
          <w:lang w:val="es-ES"/>
        </w:rPr>
        <w:t>Nota.</w:t>
      </w:r>
      <w:r w:rsidRPr="229D7926" w:rsidR="00AB0F71">
        <w:rPr>
          <w:lang w:val="es-ES"/>
        </w:rPr>
        <w:t xml:space="preserve"> n = número de pruebas. Informe actual: </w:t>
      </w:r>
      <w:r w:rsidRPr="229D7926" w:rsidR="00AB0F71">
        <w:rPr>
          <w:lang w:val="es-ES"/>
        </w:rPr>
        <w:t>reports</w:t>
      </w:r>
      <w:r w:rsidRPr="229D7926" w:rsidR="00AB0F71">
        <w:rPr>
          <w:lang w:val="es-ES"/>
        </w:rPr>
        <w:t>/</w:t>
      </w:r>
      <w:r w:rsidRPr="229D7926" w:rsidR="00AB0F71">
        <w:rPr>
          <w:lang w:val="es-ES"/>
        </w:rPr>
        <w:t>robustness_runs</w:t>
      </w:r>
      <w:r w:rsidRPr="229D7926" w:rsidR="00AB0F71">
        <w:rPr>
          <w:lang w:val="es-ES"/>
        </w:rPr>
        <w:t>/robustness-1a94400d502b149f/pytest_junit.xml. Las 16 anteriores y las 12 de robustez forman la misma ejecución de 28 pruebas sin fallos.</w:t>
      </w:r>
    </w:p>
    <w:p w:rsidR="00A747DC" w:rsidP="3DBD6B24" w:rsidRDefault="00253CC9" w14:paraId="73FD1F05" w14:textId="77777777">
      <w:pPr>
        <w:pStyle w:val="Ttulo1"/>
        <w:pageBreakBefore/>
        <w:spacing w:line="360" w:lineRule="auto"/>
      </w:pPr>
      <w:bookmarkStart w:name="_Toc243512162" w:id="372"/>
      <w:r>
        <w:t>5. Evaluación experimental y análisis de resultados</w:t>
      </w:r>
      <w:bookmarkEnd w:id="372"/>
    </w:p>
    <w:p w:rsidR="00E10D9C" w:rsidRDefault="009D1099" w14:paraId="509BE559" w14:textId="77777777">
      <w:pPr>
        <w:keepNext w:val="1"/>
        <w:keepLines w:val="1"/>
        <w:spacing w:after="120" w:line="360" w:lineRule="auto"/>
        <w:jc w:val="both"/>
      </w:pPr>
      <w:r w:rsidRPr="229D7926" w:rsidR="009D1099">
        <w:rPr>
          <w:lang w:val="es-ES"/>
        </w:rPr>
        <w:t xml:space="preserve">La evaluación principal utiliza la versión derivada de 44.408 registros: 22.975 </w:t>
      </w:r>
      <w:r w:rsidRPr="229D7926" w:rsidR="009D1099">
        <w:rPr>
          <w:rFonts w:ascii="Consolas" w:hAnsi="Consolas" w:eastAsia="Consolas" w:cs="Consolas"/>
          <w:lang w:val="es-ES"/>
        </w:rPr>
        <w:t>no_fake</w:t>
      </w:r>
      <w:r w:rsidRPr="229D7926" w:rsidR="009D1099">
        <w:rPr>
          <w:lang w:val="es-ES"/>
        </w:rPr>
        <w:t xml:space="preserve"> y 21.433 </w:t>
      </w:r>
      <w:r w:rsidRPr="229D7926" w:rsidR="009D1099">
        <w:rPr>
          <w:rFonts w:ascii="Consolas" w:hAnsi="Consolas" w:eastAsia="Consolas" w:cs="Consolas"/>
          <w:lang w:val="es-ES"/>
        </w:rPr>
        <w:t>fake_news</w:t>
      </w:r>
      <w:r w:rsidRPr="229D7926" w:rsidR="009D1099">
        <w:rPr>
          <w:lang w:val="es-ES"/>
        </w:rPr>
        <w:t xml:space="preserve">, procedentes exclusivamente de archive2 y LIAR. Se emplea StratifiedGroupKFold con cinco </w:t>
      </w:r>
      <w:r w:rsidRPr="229D7926" w:rsidR="009D1099">
        <w:rPr>
          <w:i w:val="1"/>
          <w:iCs w:val="1"/>
          <w:lang w:val="es-ES"/>
        </w:rPr>
        <w:t>folds</w:t>
      </w:r>
      <w:r w:rsidRPr="229D7926" w:rsidR="009D1099">
        <w:rPr>
          <w:lang w:val="es-ES"/>
        </w:rPr>
        <w:t>; ambos modelos comparten las asignaciones y cada predicción se genera con un vectorizador ajustado solo sobre entrenamiento. Telegram queda excluido. Los resultados se limitan a este corpus y a esta comparación interna; las transferencias entre fuentes se presentan por separado y no implican validez en plataformas no estudiadas.</w:t>
      </w:r>
    </w:p>
    <w:p w:rsidR="008617EA" w:rsidP="3DBD6B24" w:rsidRDefault="00253CC9" w14:paraId="07BA5BC8" w14:textId="77777777">
      <w:pPr>
        <w:pStyle w:val="Ttulo2"/>
        <w:spacing w:after="120" w:line="360" w:lineRule="auto"/>
      </w:pPr>
      <w:bookmarkStart w:name="_Toc243512163" w:id="373"/>
      <w:r>
        <w:t>5.1 Comparativa de modelos candidatos</w:t>
      </w:r>
      <w:bookmarkEnd w:id="373"/>
    </w:p>
    <w:p w:rsidR="00A747DC" w:rsidRDefault="00253CC9" w14:paraId="135FAFF9" w14:textId="77777777">
      <w:pPr>
        <w:spacing w:after="120" w:line="360" w:lineRule="auto"/>
        <w:jc w:val="both"/>
      </w:pPr>
      <w:r>
        <w:t>La Figura 6 y la Tabla 19 presentan la media y la desviación estándar muestral de las cinco particiones para los dos modelos. La regresión logística obtuvo el mayor macro F1 medio (0,9392 ± 0,0013), frente a 0,9388 ± 0,0020 de Linear SVC. La diferencia es pequeña, se utiliza únicamente como criterio interno de selección y no se interpreta como una diferencia estadísticamente significativa ni como estimación independiente posterior a la selección.</w:t>
      </w:r>
    </w:p>
    <w:p w:rsidR="00A747DC" w:rsidP="3DBD6B24" w:rsidRDefault="00253CC9" w14:paraId="58EE8C4B" w14:textId="77777777">
      <w:pPr>
        <w:keepNext/>
        <w:spacing w:before="160" w:after="0" w:line="360" w:lineRule="auto"/>
      </w:pPr>
      <w:r>
        <w:rPr>
          <w:b/>
        </w:rPr>
        <w:t>Figura 6</w:t>
      </w:r>
    </w:p>
    <w:p w:rsidR="00A747DC" w:rsidP="3DBD6B24" w:rsidRDefault="00253CC9" w14:paraId="5288F2DC" w14:textId="77777777">
      <w:pPr>
        <w:keepNext/>
        <w:spacing w:after="120" w:line="360" w:lineRule="auto"/>
      </w:pPr>
      <w:r>
        <w:rPr>
          <w:i/>
        </w:rPr>
        <w:t>Macro F1 medio y desviación estándar muestral en cinco particiones</w:t>
      </w:r>
    </w:p>
    <w:p w:rsidR="00A747DC" w:rsidP="3DBD6B24" w:rsidRDefault="00253CC9" w14:paraId="6AD9C50D" w14:textId="77777777">
      <w:pPr>
        <w:keepLines/>
        <w:spacing w:line="360" w:lineRule="auto"/>
        <w:jc w:val="center"/>
      </w:pPr>
      <w:r>
        <w:rPr>
          <w:noProof/>
        </w:rPr>
        <w:drawing>
          <wp:inline distT="0" distB="0" distL="0" distR="0" wp14:anchorId="4280F44F" wp14:editId="68295583">
            <wp:extent cx="5577840" cy="2788920"/>
            <wp:effectExtent l="0" t="0" r="0" b="0"/>
            <wp:docPr id="181154243" name="Picture 18115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v_macro_f1.png"/>
                    <pic:cNvPicPr/>
                  </pic:nvPicPr>
                  <pic:blipFill>
                    <a:blip r:embed="rId19"/>
                    <a:stretch>
                      <a:fillRect/>
                    </a:stretch>
                  </pic:blipFill>
                  <pic:spPr>
                    <a:xfrm>
                      <a:off x="0" y="0"/>
                      <a:ext cx="5577840" cy="2788920"/>
                    </a:xfrm>
                    <a:prstGeom prst="rect">
                      <a:avLst/>
                    </a:prstGeom>
                  </pic:spPr>
                </pic:pic>
              </a:graphicData>
            </a:graphic>
          </wp:inline>
        </w:drawing>
      </w:r>
    </w:p>
    <w:p w:rsidR="005D1617" w:rsidP="229D7926" w:rsidRDefault="005D1617" w14:paraId="3F69697A" w14:textId="77777777">
      <w:pPr>
        <w:keepLines w:val="1"/>
        <w:spacing w:before="120" w:after="120" w:line="360" w:lineRule="auto"/>
        <w:jc w:val="both"/>
        <w:rPr>
          <w:i w:val="1"/>
          <w:iCs w:val="1"/>
          <w:lang w:val="es-ES"/>
        </w:rPr>
      </w:pPr>
      <w:r w:rsidRPr="229D7926" w:rsidR="005D1617">
        <w:rPr>
          <w:i w:val="1"/>
          <w:iCs w:val="1"/>
        </w:rPr>
        <w:t>Nota.</w:t>
      </w:r>
      <w:r w:rsidR="005D1617">
        <w:rPr/>
        <w:t xml:space="preserve"> La escala vertical se limita a 0,930–0,945; las barras muestran una desviación estándar muestral. La diferencia entre modelos no se presenta como contraste de significación.</w:t>
      </w:r>
    </w:p>
    <w:p w:rsidR="00A747DC" w:rsidP="3DBD6B24" w:rsidRDefault="00253CC9" w14:paraId="4A003A92" w14:textId="77777777">
      <w:pPr>
        <w:keepNext/>
        <w:keepLines/>
        <w:spacing w:after="0" w:line="360" w:lineRule="auto"/>
      </w:pPr>
      <w:r>
        <w:rPr>
          <w:b/>
        </w:rPr>
        <w:t>Tabla 19</w:t>
      </w:r>
    </w:p>
    <w:p w:rsidR="00A747DC" w:rsidP="3DBD6B24" w:rsidRDefault="00253CC9" w14:paraId="05D3D74C" w14:textId="77777777">
      <w:pPr>
        <w:keepNext/>
        <w:keepLines/>
        <w:spacing w:after="120" w:line="360" w:lineRule="auto"/>
      </w:pPr>
      <w:r>
        <w:rPr>
          <w:i/>
        </w:rPr>
        <w:t>Comparación de clasificadores en validación cruzada agrupada</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949"/>
        <w:gridCol w:w="3005"/>
        <w:gridCol w:w="3005"/>
      </w:tblGrid>
      <w:tr w:rsidR="00A747DC" w:rsidTr="229D7926" w14:paraId="57A209AE" w14:textId="77777777">
        <w:trPr>
          <w:cantSplit/>
          <w:tblHeader/>
          <w:jc w:val="center"/>
        </w:trPr>
        <w:tc>
          <w:tcPr>
            <w:tcW w:w="2948" w:type="dxa"/>
            <w:tcBorders>
              <w:bottom w:val="single" w:color="000000" w:themeColor="text1" w:sz="4" w:space="0"/>
            </w:tcBorders>
            <w:tcMar/>
            <w:vAlign w:val="center"/>
          </w:tcPr>
          <w:p w:rsidR="009C649E" w:rsidRDefault="00AB0F71" w14:paraId="2AF7336F" w14:textId="77777777">
            <w:pPr>
              <w:keepNext/>
              <w:keepLines/>
              <w:spacing w:after="0" w:line="240" w:lineRule="auto"/>
              <w:jc w:val="center"/>
            </w:pPr>
            <w:r>
              <w:rPr>
                <w:b/>
              </w:rPr>
              <w:t>Métrica</w:t>
            </w:r>
          </w:p>
        </w:tc>
        <w:tc>
          <w:tcPr>
            <w:tcW w:w="3005" w:type="dxa"/>
            <w:tcBorders>
              <w:bottom w:val="single" w:color="000000" w:themeColor="text1" w:sz="4" w:space="0"/>
            </w:tcBorders>
            <w:tcMar/>
            <w:vAlign w:val="center"/>
          </w:tcPr>
          <w:p w:rsidR="009C649E" w:rsidRDefault="00AB0F71" w14:paraId="687D0556" w14:textId="77777777">
            <w:pPr>
              <w:keepNext/>
              <w:keepLines/>
              <w:spacing w:after="0" w:line="240" w:lineRule="auto"/>
              <w:jc w:val="center"/>
            </w:pPr>
            <w:r>
              <w:rPr>
                <w:b/>
              </w:rPr>
              <w:t>Regresión logística</w:t>
            </w:r>
          </w:p>
        </w:tc>
        <w:tc>
          <w:tcPr>
            <w:tcW w:w="3005" w:type="dxa"/>
            <w:tcBorders>
              <w:bottom w:val="single" w:color="000000" w:themeColor="text1" w:sz="4" w:space="0"/>
            </w:tcBorders>
            <w:tcMar/>
            <w:vAlign w:val="center"/>
          </w:tcPr>
          <w:p w:rsidR="009C649E" w:rsidRDefault="00AB0F71" w14:paraId="1F42902E" w14:textId="77777777">
            <w:pPr>
              <w:keepNext/>
              <w:keepLines/>
              <w:spacing w:after="0" w:line="240" w:lineRule="auto"/>
              <w:jc w:val="center"/>
            </w:pPr>
            <w:r>
              <w:rPr>
                <w:b/>
              </w:rPr>
              <w:t>Linear SVC</w:t>
            </w:r>
          </w:p>
        </w:tc>
      </w:tr>
      <w:tr w:rsidR="009C649E" w:rsidTr="229D7926" w14:paraId="00C63BD5" w14:textId="77777777">
        <w:trPr>
          <w:cantSplit/>
          <w:jc w:val="center"/>
        </w:trPr>
        <w:tc>
          <w:tcPr>
            <w:tcW w:w="2948" w:type="dxa"/>
            <w:tcMar/>
            <w:vAlign w:val="center"/>
          </w:tcPr>
          <w:p w:rsidR="009C649E" w:rsidRDefault="00AB0F71" w14:paraId="7E5A314C" w14:textId="77777777">
            <w:pPr>
              <w:keepNext w:val="1"/>
              <w:keepLines w:val="1"/>
              <w:spacing w:after="0" w:line="240" w:lineRule="auto"/>
            </w:pPr>
            <w:r w:rsidRPr="229D7926" w:rsidR="00AB0F71">
              <w:rPr>
                <w:lang w:val="es-ES"/>
              </w:rPr>
              <w:t>Accuracy media</w:t>
            </w:r>
          </w:p>
        </w:tc>
        <w:tc>
          <w:tcPr>
            <w:tcW w:w="3005" w:type="dxa"/>
            <w:tcMar/>
            <w:vAlign w:val="center"/>
          </w:tcPr>
          <w:p w:rsidR="009C649E" w:rsidP="229D7926" w:rsidRDefault="00AB0F71" w14:paraId="65222FB0" w14:textId="77777777">
            <w:pPr>
              <w:keepNext w:val="1"/>
              <w:keepLines w:val="1"/>
              <w:spacing w:after="0" w:line="240" w:lineRule="auto"/>
              <w:jc w:val="center"/>
            </w:pPr>
            <w:r w:rsidR="00AB0F71">
              <w:rPr/>
              <w:t>0,9394</w:t>
            </w:r>
          </w:p>
        </w:tc>
        <w:tc>
          <w:tcPr>
            <w:tcW w:w="3005" w:type="dxa"/>
            <w:tcMar/>
            <w:vAlign w:val="center"/>
          </w:tcPr>
          <w:p w:rsidR="009C649E" w:rsidP="229D7926" w:rsidRDefault="00AB0F71" w14:paraId="6B8C4F2C" w14:textId="77777777">
            <w:pPr>
              <w:keepNext w:val="1"/>
              <w:keepLines w:val="1"/>
              <w:spacing w:after="0" w:line="240" w:lineRule="auto"/>
              <w:jc w:val="center"/>
            </w:pPr>
            <w:r w:rsidR="00AB0F71">
              <w:rPr/>
              <w:t>0,9390</w:t>
            </w:r>
          </w:p>
        </w:tc>
      </w:tr>
      <w:tr w:rsidR="009C649E" w:rsidTr="229D7926" w14:paraId="41FBF6DC" w14:textId="77777777">
        <w:trPr>
          <w:cantSplit/>
          <w:jc w:val="center"/>
        </w:trPr>
        <w:tc>
          <w:tcPr>
            <w:tcW w:w="2948" w:type="dxa"/>
            <w:tcMar/>
            <w:vAlign w:val="center"/>
          </w:tcPr>
          <w:p w:rsidR="009C649E" w:rsidRDefault="00AB0F71" w14:paraId="4FF1FCC5" w14:textId="77777777">
            <w:pPr>
              <w:keepNext/>
              <w:keepLines/>
              <w:spacing w:after="0" w:line="240" w:lineRule="auto"/>
            </w:pPr>
            <w:r>
              <w:t>Precisión macro media</w:t>
            </w:r>
          </w:p>
        </w:tc>
        <w:tc>
          <w:tcPr>
            <w:tcW w:w="3005" w:type="dxa"/>
            <w:tcMar/>
            <w:vAlign w:val="center"/>
          </w:tcPr>
          <w:p w:rsidR="009C649E" w:rsidP="229D7926" w:rsidRDefault="00AB0F71" w14:paraId="117AF9B9" w14:textId="77777777">
            <w:pPr>
              <w:keepNext w:val="1"/>
              <w:keepLines w:val="1"/>
              <w:spacing w:after="0" w:line="240" w:lineRule="auto"/>
              <w:jc w:val="center"/>
            </w:pPr>
            <w:r w:rsidR="00AB0F71">
              <w:rPr/>
              <w:t>0,9397</w:t>
            </w:r>
          </w:p>
        </w:tc>
        <w:tc>
          <w:tcPr>
            <w:tcW w:w="3005" w:type="dxa"/>
            <w:tcMar/>
            <w:vAlign w:val="center"/>
          </w:tcPr>
          <w:p w:rsidR="009C649E" w:rsidP="229D7926" w:rsidRDefault="00AB0F71" w14:paraId="35CAD938" w14:textId="77777777">
            <w:pPr>
              <w:keepNext w:val="1"/>
              <w:keepLines w:val="1"/>
              <w:spacing w:after="0" w:line="240" w:lineRule="auto"/>
              <w:jc w:val="center"/>
            </w:pPr>
            <w:r w:rsidR="00AB0F71">
              <w:rPr/>
              <w:t>0,9405</w:t>
            </w:r>
          </w:p>
        </w:tc>
      </w:tr>
      <w:tr w:rsidR="009C649E" w:rsidTr="229D7926" w14:paraId="06BCBF77" w14:textId="77777777">
        <w:trPr>
          <w:cantSplit/>
          <w:jc w:val="center"/>
        </w:trPr>
        <w:tc>
          <w:tcPr>
            <w:tcW w:w="2948" w:type="dxa"/>
            <w:tcMar/>
            <w:vAlign w:val="center"/>
          </w:tcPr>
          <w:p w:rsidR="009C649E" w:rsidRDefault="00AB0F71" w14:paraId="7A3A34A1" w14:textId="77777777">
            <w:pPr>
              <w:keepLines w:val="1"/>
              <w:spacing w:after="0" w:line="240" w:lineRule="auto"/>
            </w:pPr>
            <w:r w:rsidRPr="229D7926" w:rsidR="00AB0F71">
              <w:rPr>
                <w:lang w:val="es-ES"/>
              </w:rPr>
              <w:t>Recall macro medio</w:t>
            </w:r>
          </w:p>
        </w:tc>
        <w:tc>
          <w:tcPr>
            <w:tcW w:w="3005" w:type="dxa"/>
            <w:tcMar/>
            <w:vAlign w:val="center"/>
          </w:tcPr>
          <w:p w:rsidR="009C649E" w:rsidP="229D7926" w:rsidRDefault="00AB0F71" w14:paraId="2601F51B" w14:textId="77777777">
            <w:pPr>
              <w:keepLines w:val="1"/>
              <w:spacing w:after="0" w:line="240" w:lineRule="auto"/>
              <w:jc w:val="center"/>
            </w:pPr>
            <w:r w:rsidR="00AB0F71">
              <w:rPr/>
              <w:t>0,9390</w:t>
            </w:r>
          </w:p>
        </w:tc>
        <w:tc>
          <w:tcPr>
            <w:tcW w:w="3005" w:type="dxa"/>
            <w:tcMar/>
            <w:vAlign w:val="center"/>
          </w:tcPr>
          <w:p w:rsidR="009C649E" w:rsidP="229D7926" w:rsidRDefault="00AB0F71" w14:paraId="3424E6F3" w14:textId="77777777">
            <w:pPr>
              <w:keepLines w:val="1"/>
              <w:spacing w:after="0" w:line="240" w:lineRule="auto"/>
              <w:jc w:val="center"/>
            </w:pPr>
            <w:r w:rsidR="00AB0F71">
              <w:rPr/>
              <w:t>0,9381</w:t>
            </w:r>
          </w:p>
        </w:tc>
      </w:tr>
      <w:tr w:rsidR="009C649E" w:rsidTr="229D7926" w14:paraId="4954704F" w14:textId="77777777">
        <w:trPr>
          <w:cantSplit/>
          <w:jc w:val="center"/>
        </w:trPr>
        <w:tc>
          <w:tcPr>
            <w:tcW w:w="2948" w:type="dxa"/>
            <w:tcMar/>
            <w:vAlign w:val="center"/>
          </w:tcPr>
          <w:p w:rsidR="009C649E" w:rsidRDefault="00AB0F71" w14:paraId="1209DAC7" w14:textId="77777777">
            <w:pPr>
              <w:keepLines/>
              <w:spacing w:after="0" w:line="240" w:lineRule="auto"/>
            </w:pPr>
            <w:r>
              <w:t>Macro F1 medio</w:t>
            </w:r>
          </w:p>
        </w:tc>
        <w:tc>
          <w:tcPr>
            <w:tcW w:w="3005" w:type="dxa"/>
            <w:tcMar/>
            <w:vAlign w:val="center"/>
          </w:tcPr>
          <w:p w:rsidR="009C649E" w:rsidP="229D7926" w:rsidRDefault="00AB0F71" w14:paraId="1F1AADA8" w14:textId="77777777">
            <w:pPr>
              <w:keepLines w:val="1"/>
              <w:spacing w:after="0" w:line="240" w:lineRule="auto"/>
              <w:jc w:val="center"/>
            </w:pPr>
            <w:r w:rsidR="00AB0F71">
              <w:rPr/>
              <w:t>0,9392</w:t>
            </w:r>
          </w:p>
        </w:tc>
        <w:tc>
          <w:tcPr>
            <w:tcW w:w="3005" w:type="dxa"/>
            <w:tcMar/>
            <w:vAlign w:val="center"/>
          </w:tcPr>
          <w:p w:rsidR="009C649E" w:rsidP="229D7926" w:rsidRDefault="00AB0F71" w14:paraId="5D84C3B2" w14:textId="77777777">
            <w:pPr>
              <w:keepLines w:val="1"/>
              <w:spacing w:after="0" w:line="240" w:lineRule="auto"/>
              <w:jc w:val="center"/>
            </w:pPr>
            <w:r w:rsidR="00AB0F71">
              <w:rPr/>
              <w:t>0,9388</w:t>
            </w:r>
          </w:p>
        </w:tc>
      </w:tr>
      <w:tr w:rsidR="009C649E" w:rsidTr="229D7926" w14:paraId="7826B5A1" w14:textId="77777777">
        <w:trPr>
          <w:cantSplit/>
          <w:jc w:val="center"/>
        </w:trPr>
        <w:tc>
          <w:tcPr>
            <w:tcW w:w="2948" w:type="dxa"/>
            <w:tcMar/>
            <w:vAlign w:val="center"/>
          </w:tcPr>
          <w:p w:rsidR="009C649E" w:rsidRDefault="00AB0F71" w14:paraId="47656F13" w14:textId="77777777">
            <w:pPr>
              <w:keepLines/>
              <w:spacing w:after="0" w:line="240" w:lineRule="auto"/>
            </w:pPr>
            <w:r>
              <w:t>DE muestral de macro F1</w:t>
            </w:r>
          </w:p>
        </w:tc>
        <w:tc>
          <w:tcPr>
            <w:tcW w:w="3005" w:type="dxa"/>
            <w:tcMar/>
            <w:vAlign w:val="center"/>
          </w:tcPr>
          <w:p w:rsidR="009C649E" w:rsidP="229D7926" w:rsidRDefault="00AB0F71" w14:paraId="196306B8" w14:textId="77777777">
            <w:pPr>
              <w:keepLines w:val="1"/>
              <w:spacing w:after="0" w:line="240" w:lineRule="auto"/>
              <w:jc w:val="center"/>
            </w:pPr>
            <w:r w:rsidR="00AB0F71">
              <w:rPr/>
              <w:t>0,0013</w:t>
            </w:r>
          </w:p>
        </w:tc>
        <w:tc>
          <w:tcPr>
            <w:tcW w:w="3005" w:type="dxa"/>
            <w:tcMar/>
            <w:vAlign w:val="center"/>
          </w:tcPr>
          <w:p w:rsidR="009C649E" w:rsidP="229D7926" w:rsidRDefault="00AB0F71" w14:paraId="07057A05" w14:textId="77777777">
            <w:pPr>
              <w:keepLines w:val="1"/>
              <w:spacing w:after="0" w:line="240" w:lineRule="auto"/>
              <w:jc w:val="center"/>
            </w:pPr>
            <w:r w:rsidR="00AB0F71">
              <w:rPr/>
              <w:t>0,0020</w:t>
            </w:r>
          </w:p>
        </w:tc>
      </w:tr>
      <w:tr w:rsidR="009C649E" w:rsidTr="229D7926" w14:paraId="2D33317D" w14:textId="77777777">
        <w:trPr>
          <w:cantSplit/>
          <w:jc w:val="center"/>
        </w:trPr>
        <w:tc>
          <w:tcPr>
            <w:tcW w:w="2948" w:type="dxa"/>
            <w:tcMar/>
            <w:vAlign w:val="center"/>
          </w:tcPr>
          <w:p w:rsidR="009C649E" w:rsidRDefault="00AB0F71" w14:paraId="0012DAF4" w14:textId="77777777">
            <w:pPr>
              <w:keepLines/>
              <w:spacing w:after="0" w:line="240" w:lineRule="auto"/>
            </w:pPr>
            <w:r>
              <w:t>Macro F1 OOF global</w:t>
            </w:r>
          </w:p>
        </w:tc>
        <w:tc>
          <w:tcPr>
            <w:tcW w:w="3005" w:type="dxa"/>
            <w:tcMar/>
            <w:vAlign w:val="center"/>
          </w:tcPr>
          <w:p w:rsidR="009C649E" w:rsidP="229D7926" w:rsidRDefault="00AB0F71" w14:paraId="6E6660AF" w14:textId="77777777">
            <w:pPr>
              <w:keepLines w:val="1"/>
              <w:spacing w:after="0" w:line="240" w:lineRule="auto"/>
              <w:jc w:val="center"/>
            </w:pPr>
            <w:r w:rsidR="00AB0F71">
              <w:rPr/>
              <w:t>0,9392</w:t>
            </w:r>
          </w:p>
        </w:tc>
        <w:tc>
          <w:tcPr>
            <w:tcW w:w="3005" w:type="dxa"/>
            <w:tcMar/>
            <w:vAlign w:val="center"/>
          </w:tcPr>
          <w:p w:rsidR="009C649E" w:rsidP="229D7926" w:rsidRDefault="00AB0F71" w14:paraId="6898138F" w14:textId="77777777">
            <w:pPr>
              <w:keepLines w:val="1"/>
              <w:spacing w:after="0" w:line="240" w:lineRule="auto"/>
              <w:jc w:val="center"/>
            </w:pPr>
            <w:r w:rsidR="00AB0F71">
              <w:rPr/>
              <w:t>0,9388</w:t>
            </w:r>
          </w:p>
        </w:tc>
      </w:tr>
      <w:tr w:rsidR="009C649E" w:rsidTr="229D7926" w14:paraId="3BCF10E5" w14:textId="77777777">
        <w:trPr>
          <w:cantSplit/>
          <w:jc w:val="center"/>
        </w:trPr>
        <w:tc>
          <w:tcPr>
            <w:tcW w:w="2948" w:type="dxa"/>
            <w:tcMar/>
            <w:vAlign w:val="center"/>
          </w:tcPr>
          <w:p w:rsidR="009C649E" w:rsidRDefault="00AB0F71" w14:paraId="1FFE4867" w14:textId="77777777">
            <w:pPr>
              <w:keepNext/>
              <w:keepLines/>
              <w:spacing w:after="0" w:line="240" w:lineRule="auto"/>
            </w:pPr>
            <w:r>
              <w:t>Iteraciones totales</w:t>
            </w:r>
          </w:p>
        </w:tc>
        <w:tc>
          <w:tcPr>
            <w:tcW w:w="3005" w:type="dxa"/>
            <w:tcMar/>
            <w:vAlign w:val="center"/>
          </w:tcPr>
          <w:p w:rsidR="009C649E" w:rsidP="229D7926" w:rsidRDefault="00AB0F71" w14:paraId="792C4F89" w14:textId="77777777">
            <w:pPr>
              <w:keepNext w:val="1"/>
              <w:keepLines w:val="1"/>
              <w:spacing w:after="0" w:line="240" w:lineRule="auto"/>
              <w:jc w:val="center"/>
            </w:pPr>
            <w:r w:rsidR="00AB0F71">
              <w:rPr/>
              <w:t>105</w:t>
            </w:r>
          </w:p>
        </w:tc>
        <w:tc>
          <w:tcPr>
            <w:tcW w:w="3005" w:type="dxa"/>
            <w:tcMar/>
            <w:vAlign w:val="center"/>
          </w:tcPr>
          <w:p w:rsidR="009C649E" w:rsidP="229D7926" w:rsidRDefault="00AB0F71" w14:paraId="33F43CD9" w14:textId="77777777">
            <w:pPr>
              <w:keepNext w:val="1"/>
              <w:keepLines w:val="1"/>
              <w:spacing w:after="0" w:line="240" w:lineRule="auto"/>
              <w:jc w:val="center"/>
            </w:pPr>
            <w:r w:rsidR="00AB0F71">
              <w:rPr/>
              <w:t>239</w:t>
            </w:r>
          </w:p>
        </w:tc>
      </w:tr>
    </w:tbl>
    <w:p w:rsidR="003F7554" w:rsidP="229D7926" w:rsidRDefault="00053EC9" w14:paraId="11C806A6" w14:textId="77777777">
      <w:pPr>
        <w:keepLines w:val="1"/>
        <w:spacing w:after="120" w:line="360" w:lineRule="auto"/>
        <w:jc w:val="both"/>
      </w:pPr>
      <w:r w:rsidRPr="229D7926" w:rsidR="00053EC9">
        <w:rPr>
          <w:i w:val="1"/>
          <w:iCs w:val="1"/>
          <w:lang w:val="es-ES"/>
        </w:rPr>
        <w:t>Nota.</w:t>
      </w:r>
      <w:r w:rsidRPr="229D7926" w:rsidR="00053EC9">
        <w:rPr>
          <w:lang w:val="es-ES"/>
        </w:rPr>
        <w:t xml:space="preserve"> Medias de cinco </w:t>
      </w:r>
      <w:r w:rsidRPr="229D7926" w:rsidR="00053EC9">
        <w:rPr>
          <w:lang w:val="es-ES"/>
        </w:rPr>
        <w:t>folds</w:t>
      </w:r>
      <w:r w:rsidRPr="229D7926" w:rsidR="00053EC9">
        <w:rPr>
          <w:lang w:val="es-ES"/>
        </w:rPr>
        <w:t xml:space="preserve"> agrupados y desviación estándar muestral de macro F1; cifras del run robustness-1a94400d502b149f.</w:t>
      </w:r>
    </w:p>
    <w:p w:rsidR="00A553D6" w:rsidRDefault="00F5493C" w14:paraId="41B3BF88" w14:textId="77777777">
      <w:pPr>
        <w:spacing w:after="120" w:line="360" w:lineRule="auto"/>
        <w:jc w:val="both"/>
      </w:pPr>
      <w:r w:rsidRPr="229D7926" w:rsidR="00F5493C">
        <w:rPr>
          <w:lang w:val="es-ES"/>
        </w:rPr>
        <w:t xml:space="preserve">La comparación utiliza las mismas cinco asignaciones agrupadas y la misma configuración de representación para los dos candidatos. La Tabla 19 recoge las medias por </w:t>
      </w:r>
      <w:r w:rsidRPr="229D7926" w:rsidR="00F5493C">
        <w:rPr>
          <w:i w:val="1"/>
          <w:iCs w:val="1"/>
          <w:lang w:val="es-ES"/>
        </w:rPr>
        <w:t>fold</w:t>
      </w:r>
      <w:r w:rsidRPr="229D7926" w:rsidR="00F5493C">
        <w:rPr>
          <w:lang w:val="es-ES"/>
        </w:rPr>
        <w:t xml:space="preserve"> y la desviación estándar muestral de macro F1. La regresión logística se seleccionó por la mayor media observada, sin tratar esa misma media como evaluación independiente posterior a la selección.</w:t>
      </w:r>
    </w:p>
    <w:p w:rsidR="00A553D6" w:rsidRDefault="00F5493C" w14:paraId="27C7AB36" w14:textId="77777777">
      <w:pPr>
        <w:spacing w:after="120" w:line="360" w:lineRule="auto"/>
        <w:jc w:val="both"/>
      </w:pPr>
      <w:r w:rsidRPr="229D7926" w:rsidR="00F5493C">
        <w:rPr>
          <w:lang w:val="es-ES"/>
        </w:rPr>
        <w:t xml:space="preserve">Macro F1 favorece una lectura que considera ambas clases. La clase </w:t>
      </w:r>
      <w:r w:rsidRPr="229D7926" w:rsidR="00F5493C">
        <w:rPr>
          <w:rFonts w:ascii="Consolas" w:hAnsi="Consolas" w:eastAsia="Consolas" w:cs="Consolas"/>
          <w:lang w:val="es-ES"/>
        </w:rPr>
        <w:t>no_fake</w:t>
      </w:r>
      <w:r w:rsidRPr="229D7926" w:rsidR="00F5493C">
        <w:rPr>
          <w:lang w:val="es-ES"/>
        </w:rPr>
        <w:t xml:space="preserve"> y la clase </w:t>
      </w:r>
      <w:r w:rsidRPr="229D7926" w:rsidR="00F5493C">
        <w:rPr>
          <w:rFonts w:ascii="Consolas" w:hAnsi="Consolas" w:eastAsia="Consolas" w:cs="Consolas"/>
          <w:lang w:val="es-ES"/>
        </w:rPr>
        <w:t>fake_news</w:t>
      </w:r>
      <w:r w:rsidRPr="229D7926" w:rsidR="00F5493C">
        <w:rPr>
          <w:lang w:val="es-ES"/>
        </w:rPr>
        <w:t xml:space="preserve"> proceden de transformaciones de fuentes externas con tamaños y estilos distintos; por ello, una métrica global no basta para explicar el comportamiento. La selección por macro F1 no elimina el posible sesgo de fuente, pero obliga a acompañar el resultado de precisión, recall, matriz y términos influyentes.</w:t>
      </w:r>
    </w:p>
    <w:p w:rsidR="009C649E" w:rsidRDefault="00AB0F71" w14:paraId="31FFF230" w14:textId="77777777">
      <w:pPr>
        <w:keepLines w:val="1"/>
        <w:spacing w:after="120" w:line="360" w:lineRule="auto"/>
        <w:jc w:val="both"/>
      </w:pPr>
      <w:r w:rsidRPr="229D7926" w:rsidR="00AB0F71">
        <w:rPr>
          <w:lang w:val="es-ES"/>
        </w:rPr>
        <w:t xml:space="preserve">La Tabla 20 permite comprobar la variación entre particiones sin inferir significación estadística de diferencias pequeñas. El vocabulario TF-IDF y cada clasificador se ajustaron con el entrenamiento de su </w:t>
      </w:r>
      <w:r w:rsidRPr="229D7926" w:rsidR="00AB0F71">
        <w:rPr>
          <w:i w:val="1"/>
          <w:iCs w:val="1"/>
          <w:lang w:val="es-ES"/>
        </w:rPr>
        <w:t>fold</w:t>
      </w:r>
      <w:r w:rsidRPr="229D7926" w:rsidR="00AB0F71">
        <w:rPr>
          <w:lang w:val="es-ES"/>
        </w:rPr>
        <w:t>; la prueba correspondiente permaneció fuera de ese ajuste.</w:t>
      </w:r>
    </w:p>
    <w:p w:rsidR="003F7554" w:rsidRDefault="00053EC9" w14:paraId="42FADE6C" w14:textId="77777777">
      <w:pPr>
        <w:keepNext/>
        <w:keepLines/>
        <w:spacing w:after="0" w:line="360" w:lineRule="auto"/>
      </w:pPr>
      <w:r>
        <w:rPr>
          <w:b/>
        </w:rPr>
        <w:t>Tabla 20</w:t>
      </w:r>
    </w:p>
    <w:p w:rsidR="003F7554" w:rsidRDefault="00053EC9" w14:paraId="2D33BDE9" w14:textId="77777777">
      <w:pPr>
        <w:keepNext/>
        <w:keepLines/>
        <w:spacing w:after="120" w:line="360" w:lineRule="auto"/>
      </w:pPr>
      <w:r>
        <w:rPr>
          <w:i/>
        </w:rPr>
        <w:t>Macro F1 y duración por partición agrupada</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736"/>
        <w:gridCol w:w="2127"/>
        <w:gridCol w:w="1680"/>
        <w:gridCol w:w="1680"/>
        <w:gridCol w:w="1736"/>
      </w:tblGrid>
      <w:tr w:rsidR="003F7554" w:rsidTr="229D7926" w14:paraId="5F0A2FAF" w14:textId="77777777">
        <w:trPr>
          <w:cantSplit/>
          <w:tblHeader/>
          <w:jc w:val="center"/>
        </w:trPr>
        <w:tc>
          <w:tcPr>
            <w:tcW w:w="1736" w:type="dxa"/>
            <w:tcBorders>
              <w:bottom w:val="single" w:color="000000" w:themeColor="text1" w:sz="4" w:space="0"/>
            </w:tcBorders>
            <w:tcMar/>
            <w:vAlign w:val="center"/>
          </w:tcPr>
          <w:p w:rsidR="003F7554" w:rsidRDefault="00053EC9" w14:paraId="350963F8" w14:textId="77777777">
            <w:pPr>
              <w:keepNext/>
              <w:keepLines/>
              <w:spacing w:after="0" w:line="240" w:lineRule="auto"/>
              <w:jc w:val="center"/>
            </w:pPr>
            <w:r>
              <w:rPr>
                <w:b/>
              </w:rPr>
              <w:t>Modelo</w:t>
            </w:r>
          </w:p>
        </w:tc>
        <w:tc>
          <w:tcPr>
            <w:tcW w:w="2127" w:type="dxa"/>
            <w:tcBorders>
              <w:bottom w:val="single" w:color="000000" w:themeColor="text1" w:sz="4" w:space="0"/>
            </w:tcBorders>
            <w:tcMar/>
            <w:vAlign w:val="center"/>
          </w:tcPr>
          <w:p w:rsidR="003F7554" w:rsidRDefault="00053EC9" w14:paraId="444CF025" w14:textId="77777777">
            <w:pPr>
              <w:keepNext/>
              <w:keepLines/>
              <w:spacing w:after="0" w:line="240" w:lineRule="auto"/>
              <w:jc w:val="center"/>
            </w:pPr>
            <w:r>
              <w:rPr>
                <w:b/>
              </w:rPr>
              <w:t>Fold</w:t>
            </w:r>
          </w:p>
        </w:tc>
        <w:tc>
          <w:tcPr>
            <w:tcW w:w="1680" w:type="dxa"/>
            <w:tcBorders>
              <w:bottom w:val="single" w:color="000000" w:themeColor="text1" w:sz="4" w:space="0"/>
            </w:tcBorders>
            <w:tcMar/>
            <w:vAlign w:val="center"/>
          </w:tcPr>
          <w:p w:rsidR="003F7554" w:rsidRDefault="00053EC9" w14:paraId="56A5871E" w14:textId="77777777">
            <w:pPr>
              <w:keepNext/>
              <w:keepLines/>
              <w:spacing w:after="0" w:line="240" w:lineRule="auto"/>
              <w:jc w:val="center"/>
            </w:pPr>
            <w:r>
              <w:rPr>
                <w:b/>
              </w:rPr>
              <w:t>n de prueba</w:t>
            </w:r>
          </w:p>
        </w:tc>
        <w:tc>
          <w:tcPr>
            <w:tcW w:w="1680" w:type="dxa"/>
            <w:tcBorders>
              <w:bottom w:val="single" w:color="000000" w:themeColor="text1" w:sz="4" w:space="0"/>
            </w:tcBorders>
            <w:tcMar/>
            <w:vAlign w:val="center"/>
          </w:tcPr>
          <w:p w:rsidR="003F7554" w:rsidRDefault="00053EC9" w14:paraId="273D7546" w14:textId="77777777">
            <w:pPr>
              <w:keepNext/>
              <w:keepLines/>
              <w:spacing w:after="0" w:line="240" w:lineRule="auto"/>
              <w:jc w:val="center"/>
            </w:pPr>
            <w:r>
              <w:rPr>
                <w:b/>
              </w:rPr>
              <w:t>Macro F1</w:t>
            </w:r>
          </w:p>
        </w:tc>
        <w:tc>
          <w:tcPr>
            <w:tcW w:w="1736" w:type="dxa"/>
            <w:tcBorders>
              <w:bottom w:val="single" w:color="000000" w:themeColor="text1" w:sz="4" w:space="0"/>
            </w:tcBorders>
            <w:tcMar/>
            <w:vAlign w:val="center"/>
          </w:tcPr>
          <w:p w:rsidR="003F7554" w:rsidRDefault="00053EC9" w14:paraId="7BC8BD11" w14:textId="77777777">
            <w:pPr>
              <w:keepNext/>
              <w:keepLines/>
              <w:spacing w:after="0" w:line="240" w:lineRule="auto"/>
              <w:jc w:val="center"/>
            </w:pPr>
            <w:r>
              <w:rPr>
                <w:b/>
              </w:rPr>
              <w:t>Duración (s)</w:t>
            </w:r>
          </w:p>
        </w:tc>
      </w:tr>
      <w:tr w:rsidR="003F7554" w:rsidTr="229D7926" w14:paraId="7319AFC6" w14:textId="77777777">
        <w:trPr>
          <w:cantSplit/>
          <w:jc w:val="center"/>
        </w:trPr>
        <w:tc>
          <w:tcPr>
            <w:tcW w:w="1736" w:type="dxa"/>
            <w:tcMar/>
            <w:vAlign w:val="center"/>
          </w:tcPr>
          <w:p w:rsidR="003F7554" w:rsidRDefault="00053EC9" w14:paraId="24D425D1" w14:textId="77777777">
            <w:pPr>
              <w:keepNext/>
              <w:keepLines/>
              <w:spacing w:after="0" w:line="240" w:lineRule="auto"/>
            </w:pPr>
            <w:r>
              <w:t>Regresión logística</w:t>
            </w:r>
          </w:p>
        </w:tc>
        <w:tc>
          <w:tcPr>
            <w:tcW w:w="2127" w:type="dxa"/>
            <w:tcMar/>
            <w:vAlign w:val="center"/>
          </w:tcPr>
          <w:p w:rsidR="003F7554" w:rsidP="229D7926" w:rsidRDefault="00053EC9" w14:paraId="79BB8336" w14:textId="77777777">
            <w:pPr>
              <w:keepNext w:val="1"/>
              <w:keepLines w:val="1"/>
              <w:spacing w:after="0" w:line="240" w:lineRule="auto"/>
              <w:jc w:val="center"/>
            </w:pPr>
            <w:r w:rsidR="00053EC9">
              <w:rPr/>
              <w:t>1</w:t>
            </w:r>
          </w:p>
        </w:tc>
        <w:tc>
          <w:tcPr>
            <w:tcW w:w="1680" w:type="dxa"/>
            <w:tcMar/>
            <w:vAlign w:val="center"/>
          </w:tcPr>
          <w:p w:rsidR="003F7554" w:rsidP="229D7926" w:rsidRDefault="00053EC9" w14:paraId="29A5A8FA" w14:textId="77777777">
            <w:pPr>
              <w:keepNext w:val="1"/>
              <w:keepLines w:val="1"/>
              <w:spacing w:after="0" w:line="240" w:lineRule="auto"/>
              <w:jc w:val="center"/>
            </w:pPr>
            <w:r w:rsidR="00053EC9">
              <w:rPr/>
              <w:t>8.881</w:t>
            </w:r>
          </w:p>
        </w:tc>
        <w:tc>
          <w:tcPr>
            <w:tcW w:w="1680" w:type="dxa"/>
            <w:tcMar/>
            <w:vAlign w:val="center"/>
          </w:tcPr>
          <w:p w:rsidR="003F7554" w:rsidP="229D7926" w:rsidRDefault="00053EC9" w14:paraId="53504A1F" w14:textId="77777777">
            <w:pPr>
              <w:keepNext w:val="1"/>
              <w:keepLines w:val="1"/>
              <w:spacing w:after="0" w:line="240" w:lineRule="auto"/>
              <w:jc w:val="center"/>
            </w:pPr>
            <w:r w:rsidR="00053EC9">
              <w:rPr/>
              <w:t>0,9379</w:t>
            </w:r>
          </w:p>
        </w:tc>
        <w:tc>
          <w:tcPr>
            <w:tcW w:w="1736" w:type="dxa"/>
            <w:tcMar/>
            <w:vAlign w:val="center"/>
          </w:tcPr>
          <w:p w:rsidR="003F7554" w:rsidP="229D7926" w:rsidRDefault="00053EC9" w14:paraId="4A387628" w14:textId="77777777">
            <w:pPr>
              <w:keepNext w:val="1"/>
              <w:keepLines w:val="1"/>
              <w:spacing w:after="0" w:line="240" w:lineRule="auto"/>
              <w:jc w:val="center"/>
            </w:pPr>
            <w:r w:rsidR="00053EC9">
              <w:rPr/>
              <w:t>32,73</w:t>
            </w:r>
          </w:p>
        </w:tc>
      </w:tr>
      <w:tr w:rsidR="003F7554" w:rsidTr="229D7926" w14:paraId="7EFDA8AA" w14:textId="77777777">
        <w:trPr>
          <w:cantSplit/>
          <w:jc w:val="center"/>
        </w:trPr>
        <w:tc>
          <w:tcPr>
            <w:tcW w:w="1736" w:type="dxa"/>
            <w:tcMar/>
            <w:vAlign w:val="center"/>
          </w:tcPr>
          <w:p w:rsidR="003F7554" w:rsidRDefault="00053EC9" w14:paraId="3B793791" w14:textId="77777777">
            <w:pPr>
              <w:keepNext/>
              <w:keepLines/>
              <w:spacing w:after="0" w:line="240" w:lineRule="auto"/>
            </w:pPr>
            <w:r>
              <w:t>Regresión logística</w:t>
            </w:r>
          </w:p>
        </w:tc>
        <w:tc>
          <w:tcPr>
            <w:tcW w:w="2127" w:type="dxa"/>
            <w:tcMar/>
            <w:vAlign w:val="center"/>
          </w:tcPr>
          <w:p w:rsidR="003F7554" w:rsidP="229D7926" w:rsidRDefault="00053EC9" w14:paraId="34557A3C" w14:textId="77777777">
            <w:pPr>
              <w:keepNext w:val="1"/>
              <w:keepLines w:val="1"/>
              <w:spacing w:after="0" w:line="240" w:lineRule="auto"/>
              <w:jc w:val="center"/>
            </w:pPr>
            <w:r w:rsidR="00053EC9">
              <w:rPr/>
              <w:t>2</w:t>
            </w:r>
          </w:p>
        </w:tc>
        <w:tc>
          <w:tcPr>
            <w:tcW w:w="1680" w:type="dxa"/>
            <w:tcMar/>
            <w:vAlign w:val="center"/>
          </w:tcPr>
          <w:p w:rsidR="003F7554" w:rsidP="229D7926" w:rsidRDefault="00053EC9" w14:paraId="4E3F315A" w14:textId="77777777">
            <w:pPr>
              <w:keepNext w:val="1"/>
              <w:keepLines w:val="1"/>
              <w:spacing w:after="0" w:line="240" w:lineRule="auto"/>
              <w:jc w:val="center"/>
            </w:pPr>
            <w:r w:rsidR="00053EC9">
              <w:rPr/>
              <w:t>8.880</w:t>
            </w:r>
          </w:p>
        </w:tc>
        <w:tc>
          <w:tcPr>
            <w:tcW w:w="1680" w:type="dxa"/>
            <w:tcMar/>
            <w:vAlign w:val="center"/>
          </w:tcPr>
          <w:p w:rsidR="003F7554" w:rsidP="229D7926" w:rsidRDefault="00053EC9" w14:paraId="69553690" w14:textId="77777777">
            <w:pPr>
              <w:keepNext w:val="1"/>
              <w:keepLines w:val="1"/>
              <w:spacing w:after="0" w:line="240" w:lineRule="auto"/>
              <w:jc w:val="center"/>
            </w:pPr>
            <w:r w:rsidR="00053EC9">
              <w:rPr/>
              <w:t>0,9395</w:t>
            </w:r>
          </w:p>
        </w:tc>
        <w:tc>
          <w:tcPr>
            <w:tcW w:w="1736" w:type="dxa"/>
            <w:tcMar/>
            <w:vAlign w:val="center"/>
          </w:tcPr>
          <w:p w:rsidR="003F7554" w:rsidP="229D7926" w:rsidRDefault="00053EC9" w14:paraId="051B2F99" w14:textId="77777777">
            <w:pPr>
              <w:keepNext w:val="1"/>
              <w:keepLines w:val="1"/>
              <w:spacing w:after="0" w:line="240" w:lineRule="auto"/>
              <w:jc w:val="center"/>
            </w:pPr>
            <w:r w:rsidR="00053EC9">
              <w:rPr/>
              <w:t>32,67</w:t>
            </w:r>
          </w:p>
        </w:tc>
      </w:tr>
      <w:tr w:rsidR="003F7554" w:rsidTr="229D7926" w14:paraId="2F59A115" w14:textId="77777777">
        <w:trPr>
          <w:cantSplit/>
          <w:jc w:val="center"/>
        </w:trPr>
        <w:tc>
          <w:tcPr>
            <w:tcW w:w="1736" w:type="dxa"/>
            <w:tcMar/>
            <w:vAlign w:val="center"/>
          </w:tcPr>
          <w:p w:rsidR="003F7554" w:rsidRDefault="00053EC9" w14:paraId="643C88C7" w14:textId="77777777">
            <w:pPr>
              <w:keepLines/>
              <w:spacing w:after="0" w:line="240" w:lineRule="auto"/>
            </w:pPr>
            <w:r>
              <w:t>Regresión logística</w:t>
            </w:r>
          </w:p>
        </w:tc>
        <w:tc>
          <w:tcPr>
            <w:tcW w:w="2127" w:type="dxa"/>
            <w:tcMar/>
            <w:vAlign w:val="center"/>
          </w:tcPr>
          <w:p w:rsidR="003F7554" w:rsidP="229D7926" w:rsidRDefault="00053EC9" w14:paraId="0158206D" w14:textId="77777777">
            <w:pPr>
              <w:keepLines w:val="1"/>
              <w:spacing w:after="0" w:line="240" w:lineRule="auto"/>
              <w:jc w:val="center"/>
            </w:pPr>
            <w:r w:rsidR="00053EC9">
              <w:rPr/>
              <w:t>3</w:t>
            </w:r>
          </w:p>
        </w:tc>
        <w:tc>
          <w:tcPr>
            <w:tcW w:w="1680" w:type="dxa"/>
            <w:tcMar/>
            <w:vAlign w:val="center"/>
          </w:tcPr>
          <w:p w:rsidR="003F7554" w:rsidP="229D7926" w:rsidRDefault="00053EC9" w14:paraId="2CE098D1" w14:textId="77777777">
            <w:pPr>
              <w:keepLines w:val="1"/>
              <w:spacing w:after="0" w:line="240" w:lineRule="auto"/>
              <w:jc w:val="center"/>
            </w:pPr>
            <w:r w:rsidR="00053EC9">
              <w:rPr/>
              <w:t>8.885</w:t>
            </w:r>
          </w:p>
        </w:tc>
        <w:tc>
          <w:tcPr>
            <w:tcW w:w="1680" w:type="dxa"/>
            <w:tcMar/>
            <w:vAlign w:val="center"/>
          </w:tcPr>
          <w:p w:rsidR="003F7554" w:rsidP="229D7926" w:rsidRDefault="00053EC9" w14:paraId="3F534BA4" w14:textId="77777777">
            <w:pPr>
              <w:keepLines w:val="1"/>
              <w:spacing w:after="0" w:line="240" w:lineRule="auto"/>
              <w:jc w:val="center"/>
            </w:pPr>
            <w:r w:rsidR="00053EC9">
              <w:rPr/>
              <w:t>0,9412</w:t>
            </w:r>
          </w:p>
        </w:tc>
        <w:tc>
          <w:tcPr>
            <w:tcW w:w="1736" w:type="dxa"/>
            <w:tcMar/>
            <w:vAlign w:val="center"/>
          </w:tcPr>
          <w:p w:rsidR="003F7554" w:rsidP="229D7926" w:rsidRDefault="00053EC9" w14:paraId="79899D04" w14:textId="77777777">
            <w:pPr>
              <w:keepLines w:val="1"/>
              <w:spacing w:after="0" w:line="240" w:lineRule="auto"/>
              <w:jc w:val="center"/>
            </w:pPr>
            <w:r w:rsidR="00053EC9">
              <w:rPr/>
              <w:t>31,85</w:t>
            </w:r>
          </w:p>
        </w:tc>
      </w:tr>
      <w:tr w:rsidR="003F7554" w:rsidTr="229D7926" w14:paraId="791D2D38" w14:textId="77777777">
        <w:trPr>
          <w:cantSplit/>
          <w:jc w:val="center"/>
        </w:trPr>
        <w:tc>
          <w:tcPr>
            <w:tcW w:w="1736" w:type="dxa"/>
            <w:tcMar/>
            <w:vAlign w:val="center"/>
          </w:tcPr>
          <w:p w:rsidR="003F7554" w:rsidRDefault="00053EC9" w14:paraId="1C857B92" w14:textId="77777777">
            <w:pPr>
              <w:keepLines/>
              <w:spacing w:after="0" w:line="240" w:lineRule="auto"/>
            </w:pPr>
            <w:r>
              <w:t>Regresión logística</w:t>
            </w:r>
          </w:p>
        </w:tc>
        <w:tc>
          <w:tcPr>
            <w:tcW w:w="2127" w:type="dxa"/>
            <w:tcMar/>
            <w:vAlign w:val="center"/>
          </w:tcPr>
          <w:p w:rsidR="003F7554" w:rsidP="229D7926" w:rsidRDefault="00053EC9" w14:paraId="47E25AD1" w14:textId="77777777">
            <w:pPr>
              <w:keepLines w:val="1"/>
              <w:spacing w:after="0" w:line="240" w:lineRule="auto"/>
              <w:jc w:val="center"/>
            </w:pPr>
            <w:r w:rsidR="00053EC9">
              <w:rPr/>
              <w:t>4</w:t>
            </w:r>
          </w:p>
        </w:tc>
        <w:tc>
          <w:tcPr>
            <w:tcW w:w="1680" w:type="dxa"/>
            <w:tcMar/>
            <w:vAlign w:val="center"/>
          </w:tcPr>
          <w:p w:rsidR="003F7554" w:rsidP="229D7926" w:rsidRDefault="00053EC9" w14:paraId="51C2E867" w14:textId="77777777">
            <w:pPr>
              <w:keepLines w:val="1"/>
              <w:spacing w:after="0" w:line="240" w:lineRule="auto"/>
              <w:jc w:val="center"/>
            </w:pPr>
            <w:r w:rsidR="00053EC9">
              <w:rPr/>
              <w:t>8.881</w:t>
            </w:r>
          </w:p>
        </w:tc>
        <w:tc>
          <w:tcPr>
            <w:tcW w:w="1680" w:type="dxa"/>
            <w:tcMar/>
            <w:vAlign w:val="center"/>
          </w:tcPr>
          <w:p w:rsidR="003F7554" w:rsidP="229D7926" w:rsidRDefault="00053EC9" w14:paraId="3D5AA783" w14:textId="77777777">
            <w:pPr>
              <w:keepLines w:val="1"/>
              <w:spacing w:after="0" w:line="240" w:lineRule="auto"/>
              <w:jc w:val="center"/>
            </w:pPr>
            <w:r w:rsidR="00053EC9">
              <w:rPr/>
              <w:t>0,9391</w:t>
            </w:r>
          </w:p>
        </w:tc>
        <w:tc>
          <w:tcPr>
            <w:tcW w:w="1736" w:type="dxa"/>
            <w:tcMar/>
            <w:vAlign w:val="center"/>
          </w:tcPr>
          <w:p w:rsidR="003F7554" w:rsidP="229D7926" w:rsidRDefault="00053EC9" w14:paraId="59D91C3D" w14:textId="77777777">
            <w:pPr>
              <w:keepLines w:val="1"/>
              <w:spacing w:after="0" w:line="240" w:lineRule="auto"/>
              <w:jc w:val="center"/>
            </w:pPr>
            <w:r w:rsidR="00053EC9">
              <w:rPr/>
              <w:t>31,80</w:t>
            </w:r>
          </w:p>
        </w:tc>
      </w:tr>
      <w:tr w:rsidR="003F7554" w:rsidTr="229D7926" w14:paraId="3A359076" w14:textId="77777777">
        <w:trPr>
          <w:cantSplit/>
          <w:jc w:val="center"/>
        </w:trPr>
        <w:tc>
          <w:tcPr>
            <w:tcW w:w="1736" w:type="dxa"/>
            <w:tcMar/>
            <w:vAlign w:val="center"/>
          </w:tcPr>
          <w:p w:rsidR="003F7554" w:rsidRDefault="00053EC9" w14:paraId="6F5CAE1C" w14:textId="77777777">
            <w:pPr>
              <w:keepLines/>
              <w:spacing w:after="0" w:line="240" w:lineRule="auto"/>
            </w:pPr>
            <w:r>
              <w:t>Regresión logística</w:t>
            </w:r>
          </w:p>
        </w:tc>
        <w:tc>
          <w:tcPr>
            <w:tcW w:w="2127" w:type="dxa"/>
            <w:tcMar/>
            <w:vAlign w:val="center"/>
          </w:tcPr>
          <w:p w:rsidR="003F7554" w:rsidP="229D7926" w:rsidRDefault="00053EC9" w14:paraId="5190503F" w14:textId="77777777">
            <w:pPr>
              <w:keepLines w:val="1"/>
              <w:spacing w:after="0" w:line="240" w:lineRule="auto"/>
              <w:jc w:val="center"/>
            </w:pPr>
            <w:r w:rsidR="00053EC9">
              <w:rPr/>
              <w:t>5</w:t>
            </w:r>
          </w:p>
        </w:tc>
        <w:tc>
          <w:tcPr>
            <w:tcW w:w="1680" w:type="dxa"/>
            <w:tcMar/>
            <w:vAlign w:val="center"/>
          </w:tcPr>
          <w:p w:rsidR="003F7554" w:rsidP="229D7926" w:rsidRDefault="00053EC9" w14:paraId="28636644" w14:textId="77777777">
            <w:pPr>
              <w:keepLines w:val="1"/>
              <w:spacing w:after="0" w:line="240" w:lineRule="auto"/>
              <w:jc w:val="center"/>
            </w:pPr>
            <w:r w:rsidR="00053EC9">
              <w:rPr/>
              <w:t>8.881</w:t>
            </w:r>
          </w:p>
        </w:tc>
        <w:tc>
          <w:tcPr>
            <w:tcW w:w="1680" w:type="dxa"/>
            <w:tcMar/>
            <w:vAlign w:val="center"/>
          </w:tcPr>
          <w:p w:rsidR="003F7554" w:rsidP="229D7926" w:rsidRDefault="00053EC9" w14:paraId="08570F54" w14:textId="77777777">
            <w:pPr>
              <w:keepLines w:val="1"/>
              <w:spacing w:after="0" w:line="240" w:lineRule="auto"/>
              <w:jc w:val="center"/>
            </w:pPr>
            <w:r w:rsidR="00053EC9">
              <w:rPr/>
              <w:t>0,9384</w:t>
            </w:r>
          </w:p>
        </w:tc>
        <w:tc>
          <w:tcPr>
            <w:tcW w:w="1736" w:type="dxa"/>
            <w:tcMar/>
            <w:vAlign w:val="center"/>
          </w:tcPr>
          <w:p w:rsidR="003F7554" w:rsidP="229D7926" w:rsidRDefault="00053EC9" w14:paraId="0EF3CE14" w14:textId="77777777">
            <w:pPr>
              <w:keepLines w:val="1"/>
              <w:spacing w:after="0" w:line="240" w:lineRule="auto"/>
              <w:jc w:val="center"/>
            </w:pPr>
            <w:r w:rsidR="00053EC9">
              <w:rPr/>
              <w:t>30,33</w:t>
            </w:r>
          </w:p>
        </w:tc>
      </w:tr>
      <w:tr w:rsidR="003F7554" w:rsidTr="229D7926" w14:paraId="523712B5" w14:textId="77777777">
        <w:trPr>
          <w:cantSplit/>
          <w:jc w:val="center"/>
        </w:trPr>
        <w:tc>
          <w:tcPr>
            <w:tcW w:w="1736" w:type="dxa"/>
            <w:tcMar/>
            <w:vAlign w:val="center"/>
          </w:tcPr>
          <w:p w:rsidR="003F7554" w:rsidRDefault="00053EC9" w14:paraId="33F3C560" w14:textId="77777777">
            <w:pPr>
              <w:keepLines/>
              <w:spacing w:after="0" w:line="240" w:lineRule="auto"/>
            </w:pPr>
            <w:r>
              <w:t>Linear SVC</w:t>
            </w:r>
          </w:p>
        </w:tc>
        <w:tc>
          <w:tcPr>
            <w:tcW w:w="2127" w:type="dxa"/>
            <w:tcMar/>
            <w:vAlign w:val="center"/>
          </w:tcPr>
          <w:p w:rsidR="003F7554" w:rsidP="229D7926" w:rsidRDefault="00053EC9" w14:paraId="29E7CACB" w14:textId="77777777">
            <w:pPr>
              <w:keepLines w:val="1"/>
              <w:spacing w:after="0" w:line="240" w:lineRule="auto"/>
              <w:jc w:val="center"/>
            </w:pPr>
            <w:r w:rsidR="00053EC9">
              <w:rPr/>
              <w:t>1</w:t>
            </w:r>
          </w:p>
        </w:tc>
        <w:tc>
          <w:tcPr>
            <w:tcW w:w="1680" w:type="dxa"/>
            <w:tcMar/>
            <w:vAlign w:val="center"/>
          </w:tcPr>
          <w:p w:rsidR="003F7554" w:rsidP="229D7926" w:rsidRDefault="00053EC9" w14:paraId="3C5B9C32" w14:textId="77777777">
            <w:pPr>
              <w:keepLines w:val="1"/>
              <w:spacing w:after="0" w:line="240" w:lineRule="auto"/>
              <w:jc w:val="center"/>
            </w:pPr>
            <w:r w:rsidR="00053EC9">
              <w:rPr/>
              <w:t>8.881</w:t>
            </w:r>
          </w:p>
        </w:tc>
        <w:tc>
          <w:tcPr>
            <w:tcW w:w="1680" w:type="dxa"/>
            <w:tcMar/>
            <w:vAlign w:val="center"/>
          </w:tcPr>
          <w:p w:rsidR="003F7554" w:rsidP="229D7926" w:rsidRDefault="00053EC9" w14:paraId="21840AD3" w14:textId="77777777">
            <w:pPr>
              <w:keepLines w:val="1"/>
              <w:spacing w:after="0" w:line="240" w:lineRule="auto"/>
              <w:jc w:val="center"/>
            </w:pPr>
            <w:r w:rsidR="00053EC9">
              <w:rPr/>
              <w:t>0,9416</w:t>
            </w:r>
          </w:p>
        </w:tc>
        <w:tc>
          <w:tcPr>
            <w:tcW w:w="1736" w:type="dxa"/>
            <w:tcMar/>
            <w:vAlign w:val="center"/>
          </w:tcPr>
          <w:p w:rsidR="003F7554" w:rsidP="229D7926" w:rsidRDefault="00053EC9" w14:paraId="61A00044" w14:textId="77777777">
            <w:pPr>
              <w:keepLines w:val="1"/>
              <w:spacing w:after="0" w:line="240" w:lineRule="auto"/>
              <w:jc w:val="center"/>
            </w:pPr>
            <w:r w:rsidR="00053EC9">
              <w:rPr/>
              <w:t>30,53</w:t>
            </w:r>
          </w:p>
        </w:tc>
      </w:tr>
      <w:tr w:rsidR="003F7554" w:rsidTr="229D7926" w14:paraId="11D0D0A9" w14:textId="77777777">
        <w:trPr>
          <w:cantSplit/>
          <w:jc w:val="center"/>
        </w:trPr>
        <w:tc>
          <w:tcPr>
            <w:tcW w:w="1736" w:type="dxa"/>
            <w:tcMar/>
            <w:vAlign w:val="center"/>
          </w:tcPr>
          <w:p w:rsidR="003F7554" w:rsidRDefault="00053EC9" w14:paraId="25D59A13" w14:textId="77777777">
            <w:pPr>
              <w:keepLines/>
              <w:spacing w:after="0" w:line="240" w:lineRule="auto"/>
            </w:pPr>
            <w:r>
              <w:t>Linear SVC</w:t>
            </w:r>
          </w:p>
        </w:tc>
        <w:tc>
          <w:tcPr>
            <w:tcW w:w="2127" w:type="dxa"/>
            <w:tcMar/>
            <w:vAlign w:val="center"/>
          </w:tcPr>
          <w:p w:rsidR="003F7554" w:rsidP="229D7926" w:rsidRDefault="00053EC9" w14:paraId="0E848919" w14:textId="77777777">
            <w:pPr>
              <w:keepLines w:val="1"/>
              <w:spacing w:after="0" w:line="240" w:lineRule="auto"/>
              <w:jc w:val="center"/>
            </w:pPr>
            <w:r w:rsidR="00053EC9">
              <w:rPr/>
              <w:t>2</w:t>
            </w:r>
          </w:p>
        </w:tc>
        <w:tc>
          <w:tcPr>
            <w:tcW w:w="1680" w:type="dxa"/>
            <w:tcMar/>
            <w:vAlign w:val="center"/>
          </w:tcPr>
          <w:p w:rsidR="003F7554" w:rsidP="229D7926" w:rsidRDefault="00053EC9" w14:paraId="0D8C2E6C" w14:textId="77777777">
            <w:pPr>
              <w:keepLines w:val="1"/>
              <w:spacing w:after="0" w:line="240" w:lineRule="auto"/>
              <w:jc w:val="center"/>
            </w:pPr>
            <w:r w:rsidR="00053EC9">
              <w:rPr/>
              <w:t>8.880</w:t>
            </w:r>
          </w:p>
        </w:tc>
        <w:tc>
          <w:tcPr>
            <w:tcW w:w="1680" w:type="dxa"/>
            <w:tcMar/>
            <w:vAlign w:val="center"/>
          </w:tcPr>
          <w:p w:rsidR="003F7554" w:rsidP="229D7926" w:rsidRDefault="00053EC9" w14:paraId="55DD8A66" w14:textId="77777777">
            <w:pPr>
              <w:keepLines w:val="1"/>
              <w:spacing w:after="0" w:line="240" w:lineRule="auto"/>
              <w:jc w:val="center"/>
            </w:pPr>
            <w:r w:rsidR="00053EC9">
              <w:rPr/>
              <w:t>0,9367</w:t>
            </w:r>
          </w:p>
        </w:tc>
        <w:tc>
          <w:tcPr>
            <w:tcW w:w="1736" w:type="dxa"/>
            <w:tcMar/>
            <w:vAlign w:val="center"/>
          </w:tcPr>
          <w:p w:rsidR="003F7554" w:rsidP="229D7926" w:rsidRDefault="00053EC9" w14:paraId="2F13487E" w14:textId="77777777">
            <w:pPr>
              <w:keepLines w:val="1"/>
              <w:spacing w:after="0" w:line="240" w:lineRule="auto"/>
              <w:jc w:val="center"/>
            </w:pPr>
            <w:r w:rsidR="00053EC9">
              <w:rPr/>
              <w:t>30,28</w:t>
            </w:r>
          </w:p>
        </w:tc>
      </w:tr>
      <w:tr w:rsidR="003F7554" w:rsidTr="229D7926" w14:paraId="497E5564" w14:textId="77777777">
        <w:trPr>
          <w:cantSplit/>
          <w:jc w:val="center"/>
        </w:trPr>
        <w:tc>
          <w:tcPr>
            <w:tcW w:w="1736" w:type="dxa"/>
            <w:tcMar/>
            <w:vAlign w:val="center"/>
          </w:tcPr>
          <w:p w:rsidR="003F7554" w:rsidRDefault="00053EC9" w14:paraId="12E1906E" w14:textId="77777777">
            <w:pPr>
              <w:keepLines/>
              <w:spacing w:after="0" w:line="240" w:lineRule="auto"/>
            </w:pPr>
            <w:r>
              <w:t>Linear SVC</w:t>
            </w:r>
          </w:p>
        </w:tc>
        <w:tc>
          <w:tcPr>
            <w:tcW w:w="2127" w:type="dxa"/>
            <w:tcMar/>
            <w:vAlign w:val="center"/>
          </w:tcPr>
          <w:p w:rsidR="003F7554" w:rsidP="229D7926" w:rsidRDefault="00053EC9" w14:paraId="726E85CE" w14:textId="77777777">
            <w:pPr>
              <w:keepLines w:val="1"/>
              <w:spacing w:after="0" w:line="240" w:lineRule="auto"/>
              <w:jc w:val="center"/>
            </w:pPr>
            <w:r w:rsidR="00053EC9">
              <w:rPr/>
              <w:t>3</w:t>
            </w:r>
          </w:p>
        </w:tc>
        <w:tc>
          <w:tcPr>
            <w:tcW w:w="1680" w:type="dxa"/>
            <w:tcMar/>
            <w:vAlign w:val="center"/>
          </w:tcPr>
          <w:p w:rsidR="003F7554" w:rsidP="229D7926" w:rsidRDefault="00053EC9" w14:paraId="1510125F" w14:textId="77777777">
            <w:pPr>
              <w:keepLines w:val="1"/>
              <w:spacing w:after="0" w:line="240" w:lineRule="auto"/>
              <w:jc w:val="center"/>
            </w:pPr>
            <w:r w:rsidR="00053EC9">
              <w:rPr/>
              <w:t>8.885</w:t>
            </w:r>
          </w:p>
        </w:tc>
        <w:tc>
          <w:tcPr>
            <w:tcW w:w="1680" w:type="dxa"/>
            <w:tcMar/>
            <w:vAlign w:val="center"/>
          </w:tcPr>
          <w:p w:rsidR="003F7554" w:rsidP="229D7926" w:rsidRDefault="00053EC9" w14:paraId="249D7498" w14:textId="77777777">
            <w:pPr>
              <w:keepLines w:val="1"/>
              <w:spacing w:after="0" w:line="240" w:lineRule="auto"/>
              <w:jc w:val="center"/>
            </w:pPr>
            <w:r w:rsidR="00053EC9">
              <w:rPr/>
              <w:t>0,9396</w:t>
            </w:r>
          </w:p>
        </w:tc>
        <w:tc>
          <w:tcPr>
            <w:tcW w:w="1736" w:type="dxa"/>
            <w:tcMar/>
            <w:vAlign w:val="center"/>
          </w:tcPr>
          <w:p w:rsidR="003F7554" w:rsidP="229D7926" w:rsidRDefault="00053EC9" w14:paraId="478EB9E5" w14:textId="77777777">
            <w:pPr>
              <w:keepLines w:val="1"/>
              <w:spacing w:after="0" w:line="240" w:lineRule="auto"/>
              <w:jc w:val="center"/>
            </w:pPr>
            <w:r w:rsidR="00053EC9">
              <w:rPr/>
              <w:t>30,45</w:t>
            </w:r>
          </w:p>
        </w:tc>
      </w:tr>
      <w:tr w:rsidR="003F7554" w:rsidTr="229D7926" w14:paraId="626326E0" w14:textId="77777777">
        <w:trPr>
          <w:cantSplit/>
          <w:jc w:val="center"/>
        </w:trPr>
        <w:tc>
          <w:tcPr>
            <w:tcW w:w="1736" w:type="dxa"/>
            <w:tcMar/>
            <w:vAlign w:val="center"/>
          </w:tcPr>
          <w:p w:rsidR="003F7554" w:rsidRDefault="00053EC9" w14:paraId="0E9EB6F2" w14:textId="77777777">
            <w:pPr>
              <w:keepLines/>
              <w:spacing w:after="0" w:line="240" w:lineRule="auto"/>
            </w:pPr>
            <w:r>
              <w:t>Linear SVC</w:t>
            </w:r>
          </w:p>
        </w:tc>
        <w:tc>
          <w:tcPr>
            <w:tcW w:w="2127" w:type="dxa"/>
            <w:tcMar/>
            <w:vAlign w:val="center"/>
          </w:tcPr>
          <w:p w:rsidR="003F7554" w:rsidP="229D7926" w:rsidRDefault="00053EC9" w14:paraId="79DD1EAD" w14:textId="77777777">
            <w:pPr>
              <w:keepLines w:val="1"/>
              <w:spacing w:after="0" w:line="240" w:lineRule="auto"/>
              <w:jc w:val="center"/>
            </w:pPr>
            <w:r w:rsidR="00053EC9">
              <w:rPr/>
              <w:t>4</w:t>
            </w:r>
          </w:p>
        </w:tc>
        <w:tc>
          <w:tcPr>
            <w:tcW w:w="1680" w:type="dxa"/>
            <w:tcMar/>
            <w:vAlign w:val="center"/>
          </w:tcPr>
          <w:p w:rsidR="003F7554" w:rsidP="229D7926" w:rsidRDefault="00053EC9" w14:paraId="32EEDEF7" w14:textId="77777777">
            <w:pPr>
              <w:keepLines w:val="1"/>
              <w:spacing w:after="0" w:line="240" w:lineRule="auto"/>
              <w:jc w:val="center"/>
            </w:pPr>
            <w:r w:rsidR="00053EC9">
              <w:rPr/>
              <w:t>8.881</w:t>
            </w:r>
          </w:p>
        </w:tc>
        <w:tc>
          <w:tcPr>
            <w:tcW w:w="1680" w:type="dxa"/>
            <w:tcMar/>
            <w:vAlign w:val="center"/>
          </w:tcPr>
          <w:p w:rsidR="003F7554" w:rsidP="229D7926" w:rsidRDefault="00053EC9" w14:paraId="10EC76FC" w14:textId="77777777">
            <w:pPr>
              <w:keepLines w:val="1"/>
              <w:spacing w:after="0" w:line="240" w:lineRule="auto"/>
              <w:jc w:val="center"/>
            </w:pPr>
            <w:r w:rsidR="00053EC9">
              <w:rPr/>
              <w:t>0,9388</w:t>
            </w:r>
          </w:p>
        </w:tc>
        <w:tc>
          <w:tcPr>
            <w:tcW w:w="1736" w:type="dxa"/>
            <w:tcMar/>
            <w:vAlign w:val="center"/>
          </w:tcPr>
          <w:p w:rsidR="003F7554" w:rsidP="229D7926" w:rsidRDefault="00053EC9" w14:paraId="5A9D5F70" w14:textId="77777777">
            <w:pPr>
              <w:keepLines w:val="1"/>
              <w:spacing w:after="0" w:line="240" w:lineRule="auto"/>
              <w:jc w:val="center"/>
            </w:pPr>
            <w:r w:rsidR="00053EC9">
              <w:rPr/>
              <w:t>30,26</w:t>
            </w:r>
          </w:p>
        </w:tc>
      </w:tr>
      <w:tr w:rsidR="003F7554" w:rsidTr="229D7926" w14:paraId="1097E536" w14:textId="77777777">
        <w:trPr>
          <w:cantSplit/>
          <w:jc w:val="center"/>
        </w:trPr>
        <w:tc>
          <w:tcPr>
            <w:tcW w:w="1736" w:type="dxa"/>
            <w:tcMar/>
            <w:vAlign w:val="center"/>
          </w:tcPr>
          <w:p w:rsidR="003F7554" w:rsidRDefault="00053EC9" w14:paraId="10D73B64" w14:textId="77777777">
            <w:pPr>
              <w:keepNext/>
              <w:keepLines/>
              <w:spacing w:after="0" w:line="240" w:lineRule="auto"/>
            </w:pPr>
            <w:r>
              <w:t>Linear SVC</w:t>
            </w:r>
          </w:p>
        </w:tc>
        <w:tc>
          <w:tcPr>
            <w:tcW w:w="2127" w:type="dxa"/>
            <w:tcMar/>
            <w:vAlign w:val="center"/>
          </w:tcPr>
          <w:p w:rsidR="003F7554" w:rsidP="229D7926" w:rsidRDefault="00053EC9" w14:paraId="2C0E20E7" w14:textId="77777777">
            <w:pPr>
              <w:keepNext w:val="1"/>
              <w:keepLines w:val="1"/>
              <w:spacing w:after="0" w:line="240" w:lineRule="auto"/>
              <w:jc w:val="center"/>
            </w:pPr>
            <w:r w:rsidR="00053EC9">
              <w:rPr/>
              <w:t>5</w:t>
            </w:r>
          </w:p>
        </w:tc>
        <w:tc>
          <w:tcPr>
            <w:tcW w:w="1680" w:type="dxa"/>
            <w:tcMar/>
            <w:vAlign w:val="center"/>
          </w:tcPr>
          <w:p w:rsidR="003F7554" w:rsidP="229D7926" w:rsidRDefault="00053EC9" w14:paraId="351112E3" w14:textId="77777777">
            <w:pPr>
              <w:keepNext w:val="1"/>
              <w:keepLines w:val="1"/>
              <w:spacing w:after="0" w:line="240" w:lineRule="auto"/>
              <w:jc w:val="center"/>
            </w:pPr>
            <w:r w:rsidR="00053EC9">
              <w:rPr/>
              <w:t>8.881</w:t>
            </w:r>
          </w:p>
        </w:tc>
        <w:tc>
          <w:tcPr>
            <w:tcW w:w="1680" w:type="dxa"/>
            <w:tcMar/>
            <w:vAlign w:val="center"/>
          </w:tcPr>
          <w:p w:rsidR="003F7554" w:rsidP="229D7926" w:rsidRDefault="00053EC9" w14:paraId="6B0E678D" w14:textId="77777777">
            <w:pPr>
              <w:keepNext w:val="1"/>
              <w:keepLines w:val="1"/>
              <w:spacing w:after="0" w:line="240" w:lineRule="auto"/>
              <w:jc w:val="center"/>
            </w:pPr>
            <w:r w:rsidR="00053EC9">
              <w:rPr/>
              <w:t>0,9372</w:t>
            </w:r>
          </w:p>
        </w:tc>
        <w:tc>
          <w:tcPr>
            <w:tcW w:w="1736" w:type="dxa"/>
            <w:tcMar/>
            <w:vAlign w:val="center"/>
          </w:tcPr>
          <w:p w:rsidR="003F7554" w:rsidP="229D7926" w:rsidRDefault="00053EC9" w14:paraId="22A78B4E" w14:textId="77777777">
            <w:pPr>
              <w:keepNext w:val="1"/>
              <w:keepLines w:val="1"/>
              <w:spacing w:after="0" w:line="240" w:lineRule="auto"/>
              <w:jc w:val="center"/>
            </w:pPr>
            <w:r w:rsidR="00053EC9">
              <w:rPr/>
              <w:t>30,14</w:t>
            </w:r>
          </w:p>
        </w:tc>
      </w:tr>
    </w:tbl>
    <w:p w:rsidR="003F7554" w:rsidP="229D7926" w:rsidRDefault="00053EC9" w14:paraId="2E411319" w14:textId="77777777">
      <w:pPr>
        <w:keepLines w:val="1"/>
        <w:spacing w:after="120" w:line="360" w:lineRule="auto"/>
        <w:jc w:val="both"/>
      </w:pPr>
      <w:r w:rsidRPr="229D7926" w:rsidR="00053EC9">
        <w:rPr>
          <w:i w:val="1"/>
          <w:iCs w:val="1"/>
          <w:lang w:val="es-ES"/>
        </w:rPr>
        <w:t>Nota.</w:t>
      </w:r>
      <w:r w:rsidRPr="229D7926" w:rsidR="00053EC9">
        <w:rPr>
          <w:lang w:val="es-ES"/>
        </w:rPr>
        <w:t xml:space="preserve"> No hubo avisos de convergencia. Regresión logística usó </w:t>
      </w:r>
      <w:r w:rsidRPr="229D7926" w:rsidR="00053EC9">
        <w:rPr>
          <w:lang w:val="es-ES"/>
        </w:rPr>
        <w:t>lbfgs</w:t>
      </w:r>
      <w:r w:rsidRPr="229D7926" w:rsidR="00053EC9">
        <w:rPr>
          <w:lang w:val="es-ES"/>
        </w:rPr>
        <w:t xml:space="preserve">; Linear SVC usó </w:t>
      </w:r>
      <w:r w:rsidRPr="229D7926" w:rsidR="00053EC9">
        <w:rPr>
          <w:lang w:val="es-ES"/>
        </w:rPr>
        <w:t>liblinear</w:t>
      </w:r>
      <w:r w:rsidRPr="229D7926" w:rsidR="00053EC9">
        <w:rPr>
          <w:lang w:val="es-ES"/>
        </w:rPr>
        <w:t xml:space="preserve"> con dual=True.</w:t>
      </w:r>
    </w:p>
    <w:p w:rsidR="009C649E" w:rsidRDefault="00AB0F71" w14:paraId="11866EB1" w14:textId="77777777">
      <w:pPr>
        <w:keepLines w:val="1"/>
        <w:spacing w:after="120" w:line="360" w:lineRule="auto"/>
        <w:jc w:val="both"/>
      </w:pPr>
      <w:r w:rsidRPr="229D7926" w:rsidR="00AB0F71">
        <w:rPr>
          <w:lang w:val="es-ES"/>
        </w:rPr>
        <w:t xml:space="preserve">La desviación estándar muestral expresa la variación observada entre cinco particiones; no es una probabilidad de generalización universal. El macro F1 calcula el F1 de cada clase y promedia ambos sin ponderar por soporte. Ese resumen evita que el tamaño de una clase o fuente dominante oculte por completo la otra, pero un promedio global alto puede coexistir con una marcada diferencia por procedencia. Por eso se conservan las predicciones fuera de entrenamiento y el desglose archive2–LIAR junto a la media de los </w:t>
      </w:r>
      <w:r w:rsidRPr="229D7926" w:rsidR="00AB0F71">
        <w:rPr>
          <w:i w:val="1"/>
          <w:iCs w:val="1"/>
          <w:lang w:val="es-ES"/>
        </w:rPr>
        <w:t>folds</w:t>
      </w:r>
      <w:r w:rsidRPr="229D7926" w:rsidR="00AB0F71">
        <w:rPr>
          <w:lang w:val="es-ES"/>
        </w:rPr>
        <w:t xml:space="preserve">. La comparación de candidatos sobre estos mismos </w:t>
      </w:r>
      <w:r w:rsidRPr="229D7926" w:rsidR="00AB0F71">
        <w:rPr>
          <w:i w:val="1"/>
          <w:iCs w:val="1"/>
          <w:lang w:val="es-ES"/>
        </w:rPr>
        <w:t>folds</w:t>
      </w:r>
      <w:r w:rsidRPr="229D7926" w:rsidR="00AB0F71">
        <w:rPr>
          <w:lang w:val="es-ES"/>
        </w:rPr>
        <w:t xml:space="preserve"> sigue siendo interna, no una evaluación independiente posterior a la selección.</w:t>
      </w:r>
    </w:p>
    <w:p w:rsidR="008617EA" w:rsidP="3DBD6B24" w:rsidRDefault="00253CC9" w14:paraId="6D513026" w14:textId="77777777">
      <w:pPr>
        <w:pStyle w:val="Ttulo2"/>
        <w:spacing w:after="120" w:line="360" w:lineRule="auto"/>
      </w:pPr>
      <w:bookmarkStart w:name="_Toc243512164" w:id="431"/>
      <w:r>
        <w:t>5.2 Métricas del modelo seleccionado</w:t>
      </w:r>
      <w:bookmarkEnd w:id="431"/>
    </w:p>
    <w:p w:rsidR="009E52A8" w:rsidP="7121CE3F" w:rsidRDefault="009E52A8" w14:paraId="5EB11651" w14:textId="77777777">
      <w:pPr>
        <w:spacing w:after="120" w:line="360" w:lineRule="auto"/>
        <w:jc w:val="both"/>
      </w:pPr>
      <w:r w:rsidRPr="229D7926" w:rsidR="009E52A8">
        <w:rPr>
          <w:lang w:val="es-ES"/>
        </w:rPr>
        <w:t xml:space="preserve">Las métricas globales fuera de entrenamiento y el desglose por fuente se resumen en la Tabla 21. La media macro F1 de los </w:t>
      </w:r>
      <w:r w:rsidRPr="229D7926" w:rsidR="009E52A8">
        <w:rPr>
          <w:i w:val="1"/>
          <w:iCs w:val="1"/>
          <w:lang w:val="es-ES"/>
        </w:rPr>
        <w:t>folds</w:t>
      </w:r>
      <w:r w:rsidRPr="229D7926" w:rsidR="009E52A8">
        <w:rPr>
          <w:lang w:val="es-ES"/>
        </w:rPr>
        <w:t xml:space="preserve"> es la cifra de selección; el resultado global se calcula sobre el conjunto completo de predicciones fuera de entrenamiento y constituye una síntesis descriptiva del mismo protocolo.</w:t>
      </w:r>
    </w:p>
    <w:p w:rsidR="00A747DC" w:rsidP="3DBD6B24" w:rsidRDefault="00253CC9" w14:paraId="4AB20CA6" w14:textId="77777777">
      <w:pPr>
        <w:keepNext/>
        <w:keepLines/>
        <w:spacing w:after="0" w:line="360" w:lineRule="auto"/>
      </w:pPr>
      <w:r>
        <w:rPr>
          <w:b/>
        </w:rPr>
        <w:t>Tabla 21</w:t>
      </w:r>
    </w:p>
    <w:p w:rsidR="00A747DC" w:rsidP="3DBD6B24" w:rsidRDefault="00253CC9" w14:paraId="2B9C135F" w14:textId="77777777">
      <w:pPr>
        <w:keepNext/>
        <w:keepLines/>
        <w:spacing w:after="120" w:line="360" w:lineRule="auto"/>
      </w:pPr>
      <w:r>
        <w:rPr>
          <w:i/>
        </w:rPr>
        <w:t>Métricas fuera de entrenamiento de regresión logística por fuente</w:t>
      </w:r>
    </w:p>
    <w:tbl>
      <w:tblPr>
        <w:tblStyle w:val="a9"/>
        <w:tblW w:w="8959" w:type="dxa"/>
        <w:jc w:val="center"/>
        <w:tblInd w:w="0" w:type="dxa"/>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1568"/>
        <w:gridCol w:w="2239"/>
        <w:gridCol w:w="2464"/>
        <w:gridCol w:w="2688"/>
      </w:tblGrid>
      <w:tr w:rsidR="00A747DC" w:rsidTr="229D7926" w14:paraId="587DF5B8" w14:textId="77777777">
        <w:trPr>
          <w:cantSplit/>
          <w:tblHeader/>
          <w:jc w:val="center"/>
        </w:trPr>
        <w:tc>
          <w:tcPr>
            <w:tcW w:w="1568" w:type="dxa"/>
            <w:tcBorders>
              <w:bottom w:val="single" w:color="000000" w:themeColor="text1" w:sz="4" w:space="0"/>
            </w:tcBorders>
            <w:tcMar/>
            <w:vAlign w:val="center"/>
          </w:tcPr>
          <w:p w:rsidR="003F7554" w:rsidRDefault="00053EC9" w14:paraId="1D9FFFE7" w14:textId="77777777">
            <w:pPr>
              <w:keepNext/>
              <w:keepLines/>
              <w:spacing w:after="0" w:line="240" w:lineRule="auto"/>
              <w:jc w:val="center"/>
            </w:pPr>
            <w:r>
              <w:rPr>
                <w:b/>
              </w:rPr>
              <w:t>Métrica</w:t>
            </w:r>
          </w:p>
        </w:tc>
        <w:tc>
          <w:tcPr>
            <w:tcW w:w="2239" w:type="dxa"/>
            <w:tcBorders>
              <w:bottom w:val="single" w:color="000000" w:themeColor="text1" w:sz="4" w:space="0"/>
            </w:tcBorders>
            <w:tcMar/>
            <w:vAlign w:val="center"/>
          </w:tcPr>
          <w:p w:rsidR="003F7554" w:rsidRDefault="00053EC9" w14:paraId="1E28F2F9" w14:textId="77777777">
            <w:pPr>
              <w:keepNext/>
              <w:keepLines/>
              <w:spacing w:after="0" w:line="240" w:lineRule="auto"/>
              <w:jc w:val="center"/>
            </w:pPr>
            <w:r>
              <w:rPr>
                <w:b/>
              </w:rPr>
              <w:t>Global OOF</w:t>
            </w:r>
          </w:p>
        </w:tc>
        <w:tc>
          <w:tcPr>
            <w:tcW w:w="2463" w:type="dxa"/>
            <w:tcBorders>
              <w:bottom w:val="single" w:color="000000" w:themeColor="text1" w:sz="4" w:space="0"/>
            </w:tcBorders>
            <w:tcMar/>
            <w:vAlign w:val="center"/>
          </w:tcPr>
          <w:p w:rsidR="003F7554" w:rsidRDefault="00053EC9" w14:paraId="23FDFAD3" w14:textId="77777777">
            <w:pPr>
              <w:keepNext/>
              <w:keepLines/>
              <w:spacing w:after="0" w:line="240" w:lineRule="auto"/>
              <w:jc w:val="center"/>
            </w:pPr>
            <w:r>
              <w:rPr>
                <w:b/>
              </w:rPr>
              <w:t>archive2</w:t>
            </w:r>
          </w:p>
        </w:tc>
        <w:tc>
          <w:tcPr>
            <w:tcW w:w="2687" w:type="dxa"/>
            <w:tcBorders>
              <w:bottom w:val="single" w:color="000000" w:themeColor="text1" w:sz="4" w:space="0"/>
            </w:tcBorders>
            <w:tcMar/>
            <w:vAlign w:val="center"/>
          </w:tcPr>
          <w:p w:rsidR="003F7554" w:rsidRDefault="00053EC9" w14:paraId="618C2540" w14:textId="77777777">
            <w:pPr>
              <w:keepNext/>
              <w:keepLines/>
              <w:spacing w:after="0" w:line="240" w:lineRule="auto"/>
              <w:jc w:val="center"/>
            </w:pPr>
            <w:r>
              <w:rPr>
                <w:b/>
              </w:rPr>
              <w:t>LIAR</w:t>
            </w:r>
          </w:p>
        </w:tc>
      </w:tr>
      <w:tr w:rsidR="00A747DC" w:rsidTr="229D7926" w14:paraId="45800BAD" w14:textId="77777777">
        <w:trPr>
          <w:cantSplit/>
          <w:jc w:val="center"/>
        </w:trPr>
        <w:tc>
          <w:tcPr>
            <w:tcW w:w="1568" w:type="dxa"/>
            <w:tcMar/>
            <w:vAlign w:val="center"/>
          </w:tcPr>
          <w:p w:rsidR="003F7554" w:rsidRDefault="00053EC9" w14:paraId="73487C24" w14:textId="77777777">
            <w:pPr>
              <w:keepNext/>
              <w:keepLines/>
              <w:spacing w:after="0" w:line="240" w:lineRule="auto"/>
            </w:pPr>
            <w:r>
              <w:t>Registros</w:t>
            </w:r>
          </w:p>
        </w:tc>
        <w:tc>
          <w:tcPr>
            <w:tcW w:w="2239" w:type="dxa"/>
            <w:tcMar/>
            <w:vAlign w:val="center"/>
          </w:tcPr>
          <w:p w:rsidR="003F7554" w:rsidP="229D7926" w:rsidRDefault="00053EC9" w14:paraId="3ECF6B49" w14:textId="77777777">
            <w:pPr>
              <w:keepNext w:val="1"/>
              <w:keepLines w:val="1"/>
              <w:spacing w:after="0" w:line="240" w:lineRule="auto"/>
              <w:jc w:val="center"/>
            </w:pPr>
            <w:r w:rsidR="00053EC9">
              <w:rPr/>
              <w:t>44.408</w:t>
            </w:r>
          </w:p>
        </w:tc>
        <w:tc>
          <w:tcPr>
            <w:tcW w:w="2463" w:type="dxa"/>
            <w:tcMar/>
            <w:vAlign w:val="center"/>
          </w:tcPr>
          <w:p w:rsidR="003F7554" w:rsidP="229D7926" w:rsidRDefault="00053EC9" w14:paraId="3653B340" w14:textId="77777777">
            <w:pPr>
              <w:keepNext w:val="1"/>
              <w:keepLines w:val="1"/>
              <w:spacing w:after="0" w:line="240" w:lineRule="auto"/>
              <w:jc w:val="center"/>
            </w:pPr>
            <w:r w:rsidR="00053EC9">
              <w:rPr/>
              <w:t>38.826</w:t>
            </w:r>
          </w:p>
        </w:tc>
        <w:tc>
          <w:tcPr>
            <w:tcW w:w="2687" w:type="dxa"/>
            <w:tcMar/>
            <w:vAlign w:val="center"/>
          </w:tcPr>
          <w:p w:rsidR="003F7554" w:rsidP="229D7926" w:rsidRDefault="00053EC9" w14:paraId="44106F06" w14:textId="77777777">
            <w:pPr>
              <w:keepNext w:val="1"/>
              <w:keepLines w:val="1"/>
              <w:spacing w:after="0" w:line="240" w:lineRule="auto"/>
              <w:jc w:val="center"/>
            </w:pPr>
            <w:r w:rsidR="00053EC9">
              <w:rPr/>
              <w:t>5.582</w:t>
            </w:r>
          </w:p>
        </w:tc>
      </w:tr>
      <w:tr w:rsidR="00A747DC" w:rsidTr="229D7926" w14:paraId="3E259FCE" w14:textId="77777777">
        <w:trPr>
          <w:cantSplit/>
          <w:jc w:val="center"/>
        </w:trPr>
        <w:tc>
          <w:tcPr>
            <w:tcW w:w="1568" w:type="dxa"/>
            <w:tcMar/>
            <w:vAlign w:val="center"/>
          </w:tcPr>
          <w:p w:rsidR="003F7554" w:rsidRDefault="00053EC9" w14:paraId="5C4CC529" w14:textId="77777777">
            <w:pPr>
              <w:keepNext w:val="1"/>
              <w:keepLines w:val="1"/>
              <w:spacing w:after="0" w:line="240" w:lineRule="auto"/>
            </w:pPr>
            <w:r w:rsidRPr="229D7926" w:rsidR="00053EC9">
              <w:rPr>
                <w:lang w:val="es-ES"/>
              </w:rPr>
              <w:t>Accuracy</w:t>
            </w:r>
          </w:p>
        </w:tc>
        <w:tc>
          <w:tcPr>
            <w:tcW w:w="2239" w:type="dxa"/>
            <w:tcMar/>
            <w:vAlign w:val="center"/>
          </w:tcPr>
          <w:p w:rsidR="003F7554" w:rsidP="229D7926" w:rsidRDefault="00053EC9" w14:paraId="0834A385" w14:textId="77777777">
            <w:pPr>
              <w:keepNext w:val="1"/>
              <w:keepLines w:val="1"/>
              <w:spacing w:after="0" w:line="240" w:lineRule="auto"/>
              <w:jc w:val="center"/>
            </w:pPr>
            <w:r w:rsidR="00053EC9">
              <w:rPr/>
              <w:t>0,9394</w:t>
            </w:r>
          </w:p>
        </w:tc>
        <w:tc>
          <w:tcPr>
            <w:tcW w:w="2463" w:type="dxa"/>
            <w:tcMar/>
            <w:vAlign w:val="center"/>
          </w:tcPr>
          <w:p w:rsidR="003F7554" w:rsidP="229D7926" w:rsidRDefault="00053EC9" w14:paraId="6671CED3" w14:textId="77777777">
            <w:pPr>
              <w:keepNext w:val="1"/>
              <w:keepLines w:val="1"/>
              <w:spacing w:after="0" w:line="240" w:lineRule="auto"/>
              <w:jc w:val="center"/>
            </w:pPr>
            <w:r w:rsidR="00053EC9">
              <w:rPr/>
              <w:t>0,9846</w:t>
            </w:r>
          </w:p>
        </w:tc>
        <w:tc>
          <w:tcPr>
            <w:tcW w:w="2687" w:type="dxa"/>
            <w:tcMar/>
            <w:vAlign w:val="center"/>
          </w:tcPr>
          <w:p w:rsidR="003F7554" w:rsidP="229D7926" w:rsidRDefault="00053EC9" w14:paraId="3718669F" w14:textId="77777777">
            <w:pPr>
              <w:keepNext w:val="1"/>
              <w:keepLines w:val="1"/>
              <w:spacing w:after="0" w:line="240" w:lineRule="auto"/>
              <w:jc w:val="center"/>
            </w:pPr>
            <w:r w:rsidR="00053EC9">
              <w:rPr/>
              <w:t>0,6245</w:t>
            </w:r>
          </w:p>
        </w:tc>
      </w:tr>
      <w:tr w:rsidR="00A747DC" w:rsidTr="229D7926" w14:paraId="4C88C449" w14:textId="77777777">
        <w:trPr>
          <w:cantSplit/>
          <w:jc w:val="center"/>
        </w:trPr>
        <w:tc>
          <w:tcPr>
            <w:tcW w:w="1568" w:type="dxa"/>
            <w:tcMar/>
            <w:vAlign w:val="center"/>
          </w:tcPr>
          <w:p w:rsidR="003F7554" w:rsidRDefault="00053EC9" w14:paraId="44706499" w14:textId="77777777">
            <w:pPr>
              <w:keepLines/>
              <w:spacing w:after="0" w:line="240" w:lineRule="auto"/>
            </w:pPr>
            <w:r>
              <w:t>Precisión macro</w:t>
            </w:r>
          </w:p>
        </w:tc>
        <w:tc>
          <w:tcPr>
            <w:tcW w:w="2239" w:type="dxa"/>
            <w:tcMar/>
            <w:vAlign w:val="center"/>
          </w:tcPr>
          <w:p w:rsidR="003F7554" w:rsidP="229D7926" w:rsidRDefault="00053EC9" w14:paraId="26D0155B" w14:textId="77777777">
            <w:pPr>
              <w:keepLines w:val="1"/>
              <w:spacing w:after="0" w:line="240" w:lineRule="auto"/>
              <w:jc w:val="center"/>
            </w:pPr>
            <w:r w:rsidR="00053EC9">
              <w:rPr/>
              <w:t>0,9396</w:t>
            </w:r>
          </w:p>
        </w:tc>
        <w:tc>
          <w:tcPr>
            <w:tcW w:w="2463" w:type="dxa"/>
            <w:tcMar/>
            <w:vAlign w:val="center"/>
          </w:tcPr>
          <w:p w:rsidR="003F7554" w:rsidP="229D7926" w:rsidRDefault="00053EC9" w14:paraId="17CFFA62" w14:textId="77777777">
            <w:pPr>
              <w:keepLines w:val="1"/>
              <w:spacing w:after="0" w:line="240" w:lineRule="auto"/>
              <w:jc w:val="center"/>
            </w:pPr>
            <w:r w:rsidR="00053EC9">
              <w:rPr/>
              <w:t>0,9855</w:t>
            </w:r>
          </w:p>
        </w:tc>
        <w:tc>
          <w:tcPr>
            <w:tcW w:w="2687" w:type="dxa"/>
            <w:tcMar/>
            <w:vAlign w:val="center"/>
          </w:tcPr>
          <w:p w:rsidR="003F7554" w:rsidP="229D7926" w:rsidRDefault="00053EC9" w14:paraId="20C54F87" w14:textId="77777777">
            <w:pPr>
              <w:keepLines w:val="1"/>
              <w:spacing w:after="0" w:line="240" w:lineRule="auto"/>
              <w:jc w:val="center"/>
            </w:pPr>
            <w:r w:rsidR="00053EC9">
              <w:rPr/>
              <w:t>0,5951</w:t>
            </w:r>
          </w:p>
        </w:tc>
      </w:tr>
      <w:tr w:rsidR="00A747DC" w:rsidTr="229D7926" w14:paraId="55366DB9" w14:textId="77777777">
        <w:trPr>
          <w:cantSplit/>
          <w:jc w:val="center"/>
        </w:trPr>
        <w:tc>
          <w:tcPr>
            <w:tcW w:w="1568" w:type="dxa"/>
            <w:tcMar/>
            <w:vAlign w:val="center"/>
          </w:tcPr>
          <w:p w:rsidR="003F7554" w:rsidRDefault="00053EC9" w14:paraId="35DF00FB" w14:textId="77777777">
            <w:pPr>
              <w:keepLines w:val="1"/>
              <w:spacing w:after="0" w:line="240" w:lineRule="auto"/>
            </w:pPr>
            <w:r w:rsidRPr="229D7926" w:rsidR="00053EC9">
              <w:rPr>
                <w:lang w:val="es-ES"/>
              </w:rPr>
              <w:t>Recall macro</w:t>
            </w:r>
          </w:p>
        </w:tc>
        <w:tc>
          <w:tcPr>
            <w:tcW w:w="2239" w:type="dxa"/>
            <w:tcMar/>
            <w:vAlign w:val="center"/>
          </w:tcPr>
          <w:p w:rsidR="003F7554" w:rsidP="229D7926" w:rsidRDefault="00053EC9" w14:paraId="47357C91" w14:textId="77777777">
            <w:pPr>
              <w:keepLines w:val="1"/>
              <w:spacing w:after="0" w:line="240" w:lineRule="auto"/>
              <w:jc w:val="center"/>
            </w:pPr>
            <w:r w:rsidR="00053EC9">
              <w:rPr/>
              <w:t>0,9390</w:t>
            </w:r>
          </w:p>
        </w:tc>
        <w:tc>
          <w:tcPr>
            <w:tcW w:w="2463" w:type="dxa"/>
            <w:tcMar/>
            <w:vAlign w:val="center"/>
          </w:tcPr>
          <w:p w:rsidR="003F7554" w:rsidP="229D7926" w:rsidRDefault="00053EC9" w14:paraId="69F8A947" w14:textId="77777777">
            <w:pPr>
              <w:keepLines w:val="1"/>
              <w:spacing w:after="0" w:line="240" w:lineRule="auto"/>
              <w:jc w:val="center"/>
            </w:pPr>
            <w:r w:rsidR="00053EC9">
              <w:rPr/>
              <w:t>0,9837</w:t>
            </w:r>
          </w:p>
        </w:tc>
        <w:tc>
          <w:tcPr>
            <w:tcW w:w="2687" w:type="dxa"/>
            <w:tcMar/>
            <w:vAlign w:val="center"/>
          </w:tcPr>
          <w:p w:rsidR="003F7554" w:rsidP="229D7926" w:rsidRDefault="00053EC9" w14:paraId="03830A7F" w14:textId="77777777">
            <w:pPr>
              <w:keepLines w:val="1"/>
              <w:spacing w:after="0" w:line="240" w:lineRule="auto"/>
              <w:jc w:val="center"/>
            </w:pPr>
            <w:r w:rsidR="00053EC9">
              <w:rPr/>
              <w:t>0,5946</w:t>
            </w:r>
          </w:p>
        </w:tc>
      </w:tr>
      <w:tr w:rsidR="00A747DC" w:rsidTr="229D7926" w14:paraId="79081C3C" w14:textId="77777777">
        <w:trPr>
          <w:cantSplit/>
          <w:jc w:val="center"/>
        </w:trPr>
        <w:tc>
          <w:tcPr>
            <w:tcW w:w="1568" w:type="dxa"/>
            <w:tcMar/>
            <w:vAlign w:val="center"/>
          </w:tcPr>
          <w:p w:rsidR="003F7554" w:rsidRDefault="00053EC9" w14:paraId="241C25E7" w14:textId="77777777">
            <w:pPr>
              <w:keepNext/>
              <w:keepLines/>
              <w:spacing w:after="0" w:line="240" w:lineRule="auto"/>
            </w:pPr>
            <w:r>
              <w:t>Macro F1</w:t>
            </w:r>
          </w:p>
        </w:tc>
        <w:tc>
          <w:tcPr>
            <w:tcW w:w="2239" w:type="dxa"/>
            <w:tcMar/>
            <w:vAlign w:val="center"/>
          </w:tcPr>
          <w:p w:rsidR="003F7554" w:rsidP="229D7926" w:rsidRDefault="00053EC9" w14:paraId="66E6E4A2" w14:textId="77777777">
            <w:pPr>
              <w:keepNext w:val="1"/>
              <w:keepLines w:val="1"/>
              <w:spacing w:after="0" w:line="240" w:lineRule="auto"/>
              <w:jc w:val="center"/>
            </w:pPr>
            <w:r w:rsidR="00053EC9">
              <w:rPr/>
              <w:t>0,9392</w:t>
            </w:r>
          </w:p>
        </w:tc>
        <w:tc>
          <w:tcPr>
            <w:tcW w:w="2463" w:type="dxa"/>
            <w:tcMar/>
            <w:vAlign w:val="center"/>
          </w:tcPr>
          <w:p w:rsidR="003F7554" w:rsidP="229D7926" w:rsidRDefault="00053EC9" w14:paraId="42DE1343" w14:textId="77777777">
            <w:pPr>
              <w:keepNext w:val="1"/>
              <w:keepLines w:val="1"/>
              <w:spacing w:after="0" w:line="240" w:lineRule="auto"/>
              <w:jc w:val="center"/>
            </w:pPr>
            <w:r w:rsidR="00053EC9">
              <w:rPr/>
              <w:t>0,9845</w:t>
            </w:r>
          </w:p>
        </w:tc>
        <w:tc>
          <w:tcPr>
            <w:tcW w:w="2687" w:type="dxa"/>
            <w:tcMar/>
            <w:vAlign w:val="center"/>
          </w:tcPr>
          <w:p w:rsidR="003F7554" w:rsidP="229D7926" w:rsidRDefault="00053EC9" w14:paraId="5C95C735" w14:textId="77777777">
            <w:pPr>
              <w:keepNext w:val="1"/>
              <w:keepLines w:val="1"/>
              <w:spacing w:after="0" w:line="240" w:lineRule="auto"/>
              <w:jc w:val="center"/>
            </w:pPr>
            <w:r w:rsidR="00053EC9">
              <w:rPr/>
              <w:t>0,5949</w:t>
            </w:r>
          </w:p>
        </w:tc>
      </w:tr>
    </w:tbl>
    <w:p w:rsidR="003F7554" w:rsidP="229D7926" w:rsidRDefault="00053EC9" w14:paraId="47301DC9" w14:textId="77777777">
      <w:pPr>
        <w:keepLines w:val="1"/>
        <w:spacing w:after="120" w:line="360" w:lineRule="auto"/>
        <w:jc w:val="both"/>
      </w:pPr>
      <w:r w:rsidRPr="229D7926" w:rsidR="00053EC9">
        <w:rPr>
          <w:i w:val="1"/>
          <w:iCs w:val="1"/>
          <w:lang w:val="es-ES"/>
        </w:rPr>
        <w:t>Nota.</w:t>
      </w:r>
      <w:r w:rsidRPr="229D7926" w:rsidR="00053EC9">
        <w:rPr>
          <w:lang w:val="es-ES"/>
        </w:rPr>
        <w:t xml:space="preserve"> Predicciones fuera de entrenamiento del modelo seleccionado; la cifra global no sustituye la media por </w:t>
      </w:r>
      <w:r w:rsidRPr="229D7926" w:rsidR="00053EC9">
        <w:rPr>
          <w:lang w:val="es-ES"/>
        </w:rPr>
        <w:t>fold</w:t>
      </w:r>
      <w:r w:rsidRPr="229D7926" w:rsidR="00053EC9">
        <w:rPr>
          <w:lang w:val="es-ES"/>
        </w:rPr>
        <w:t xml:space="preserve"> utilizada para la selección.</w:t>
      </w:r>
    </w:p>
    <w:p w:rsidR="00A553D6" w:rsidRDefault="00F5493C" w14:paraId="1BF388C1" w14:textId="77777777">
      <w:pPr>
        <w:spacing w:after="120" w:line="360" w:lineRule="auto"/>
        <w:jc w:val="both"/>
      </w:pPr>
      <w:r w:rsidRPr="229D7926" w:rsidR="00F5493C">
        <w:rPr>
          <w:lang w:val="es-ES"/>
        </w:rPr>
        <w:t xml:space="preserve">La Tabla 21 distingue el rendimiento agregado fuera de entrenamiento del desglose por fuente. La precisión expresa qué proporción de predicciones positivas coincide con la etiqueta disponible; el recall, qué proporción de registros etiquetados como </w:t>
      </w:r>
      <w:r w:rsidRPr="229D7926" w:rsidR="00F5493C">
        <w:rPr>
          <w:rFonts w:ascii="Consolas" w:hAnsi="Consolas" w:eastAsia="Consolas" w:cs="Consolas"/>
          <w:lang w:val="es-ES"/>
        </w:rPr>
        <w:t>fake_news</w:t>
      </w:r>
      <w:r w:rsidRPr="229D7926" w:rsidR="00F5493C">
        <w:rPr>
          <w:lang w:val="es-ES"/>
        </w:rPr>
        <w:t xml:space="preserve"> se recupera. Estas medidas describen el corpus derivado y los cinco </w:t>
      </w:r>
      <w:r w:rsidRPr="229D7926" w:rsidR="00F5493C">
        <w:rPr>
          <w:i w:val="1"/>
          <w:iCs w:val="1"/>
          <w:lang w:val="es-ES"/>
        </w:rPr>
        <w:t>folds</w:t>
      </w:r>
      <w:r w:rsidRPr="229D7926" w:rsidR="00F5493C">
        <w:rPr>
          <w:lang w:val="es-ES"/>
        </w:rPr>
        <w:t xml:space="preserve"> agrupados, no una verificación factual ni una estimación para dominios ajenos.</w:t>
      </w:r>
    </w:p>
    <w:p w:rsidR="00A553D6" w:rsidRDefault="00F5493C" w14:paraId="68D21AB2" w14:textId="77777777">
      <w:pPr>
        <w:spacing w:after="120" w:line="360" w:lineRule="auto"/>
        <w:jc w:val="both"/>
      </w:pPr>
      <w:r>
        <w:t>La interpretación debe considerar el tipo de salida. En Regresión Logística, el umbral se aplica a una probabilidad estimada; en Linear SVC, a una puntuación de decisión. Ambas magnitudes permiten ordenar decisiones binarias en su contexto técnico, pero no justifican comparaciones como si fuesen niveles de confianza calibrados. Por ello, el documento conserva los valores configurados y sus límites, sin atribuirles una propiedad universal de fiabilidad.</w:t>
      </w:r>
    </w:p>
    <w:p w:rsidR="008617EA" w:rsidP="3DBD6B24" w:rsidRDefault="00253CC9" w14:paraId="5F56FC8C" w14:textId="77777777">
      <w:pPr>
        <w:pStyle w:val="Ttulo2"/>
        <w:spacing w:after="120" w:line="360" w:lineRule="auto"/>
      </w:pPr>
      <w:bookmarkStart w:name="_Toc243512165" w:id="448"/>
      <w:r>
        <w:t>5.3 Matriz de confusión</w:t>
      </w:r>
      <w:bookmarkEnd w:id="448"/>
    </w:p>
    <w:p w:rsidR="00A747DC" w:rsidRDefault="00253CC9" w14:paraId="2723778E" w14:textId="77777777">
      <w:pPr>
        <w:spacing w:after="120" w:line="360" w:lineRule="auto"/>
        <w:jc w:val="both"/>
      </w:pPr>
      <w:r>
        <w:t>La Figura 7 y la Tabla 22 muestran la matriz agregada de las 44.408 predicciones fuera de entrenamiento de regresión logística, el modelo seleccionado por macro F1 medio. La diagonal recoge aciertos frente a las etiquetas del conjunto de datos; las celdas externas recogen las discrepancias con esas mismas etiquetas, no verificaciones factuales.</w:t>
      </w:r>
    </w:p>
    <w:p w:rsidR="00A747DC" w:rsidP="3DBD6B24" w:rsidRDefault="00253CC9" w14:paraId="16AE3D42" w14:textId="77777777">
      <w:pPr>
        <w:keepNext/>
        <w:spacing w:before="160" w:after="0" w:line="360" w:lineRule="auto"/>
      </w:pPr>
      <w:r>
        <w:rPr>
          <w:b/>
        </w:rPr>
        <w:t>Figura 7</w:t>
      </w:r>
    </w:p>
    <w:p w:rsidR="00A747DC" w:rsidP="3DBD6B24" w:rsidRDefault="00253CC9" w14:paraId="3570C912" w14:textId="77777777">
      <w:pPr>
        <w:keepNext/>
        <w:spacing w:after="120" w:line="360" w:lineRule="auto"/>
      </w:pPr>
      <w:r>
        <w:rPr>
          <w:i/>
        </w:rPr>
        <w:t>Matriz de confusión global de regresión logística en predicciones OOF</w:t>
      </w:r>
    </w:p>
    <w:p w:rsidR="00A747DC" w:rsidP="3DBD6B24" w:rsidRDefault="00253CC9" w14:paraId="42DE84F1" w14:textId="77777777">
      <w:pPr>
        <w:keepLines/>
        <w:spacing w:line="360" w:lineRule="auto"/>
        <w:jc w:val="center"/>
      </w:pPr>
      <w:r>
        <w:rPr>
          <w:noProof/>
        </w:rPr>
        <w:drawing>
          <wp:inline distT="0" distB="0" distL="0" distR="0" wp14:anchorId="14C26220" wp14:editId="003B2FCF">
            <wp:extent cx="5577840" cy="2788920"/>
            <wp:effectExtent l="0" t="0" r="0" b="0"/>
            <wp:docPr id="181154244" name="Picture 18115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logistic_oof_confusion.png"/>
                    <pic:cNvPicPr/>
                  </pic:nvPicPr>
                  <pic:blipFill>
                    <a:blip r:embed="rId20"/>
                    <a:stretch>
                      <a:fillRect/>
                    </a:stretch>
                  </pic:blipFill>
                  <pic:spPr>
                    <a:xfrm>
                      <a:off x="0" y="0"/>
                      <a:ext cx="5577840" cy="2788920"/>
                    </a:xfrm>
                    <a:prstGeom prst="rect">
                      <a:avLst/>
                    </a:prstGeom>
                  </pic:spPr>
                </pic:pic>
              </a:graphicData>
            </a:graphic>
          </wp:inline>
        </w:drawing>
      </w:r>
    </w:p>
    <w:p w:rsidR="008A2CE7" w:rsidP="229D7926" w:rsidRDefault="008A2CE7" w14:paraId="6D9EDD60" w14:textId="77777777">
      <w:pPr>
        <w:keepLines w:val="1"/>
        <w:spacing w:before="120" w:after="120" w:line="360" w:lineRule="auto"/>
        <w:jc w:val="both"/>
        <w:rPr>
          <w:b w:val="1"/>
          <w:bCs w:val="1"/>
        </w:rPr>
      </w:pPr>
      <w:r w:rsidRPr="229D7926" w:rsidR="008A2CE7">
        <w:rPr>
          <w:i w:val="1"/>
          <w:iCs w:val="1"/>
        </w:rPr>
        <w:t>Nota.</w:t>
      </w:r>
      <w:r w:rsidR="008A2CE7">
        <w:rPr/>
        <w:t xml:space="preserve"> Matriz agregada de 44.408 predicciones fuera de entrenamiento de la regresión logística, con etiquetas heredadas del corpus derivado.</w:t>
      </w:r>
    </w:p>
    <w:p w:rsidR="00A747DC" w:rsidP="3DBD6B24" w:rsidRDefault="00253CC9" w14:paraId="029FA530" w14:textId="77777777">
      <w:pPr>
        <w:keepNext/>
        <w:keepLines/>
        <w:spacing w:after="0" w:line="360" w:lineRule="auto"/>
      </w:pPr>
      <w:r>
        <w:rPr>
          <w:b/>
        </w:rPr>
        <w:t>Tabla 22</w:t>
      </w:r>
    </w:p>
    <w:p w:rsidR="00A747DC" w:rsidP="3DBD6B24" w:rsidRDefault="00253CC9" w14:paraId="4190D8E9" w14:textId="77777777">
      <w:pPr>
        <w:keepNext/>
        <w:keepLines/>
        <w:spacing w:after="120" w:line="360" w:lineRule="auto"/>
      </w:pPr>
      <w:r>
        <w:rPr>
          <w:i/>
        </w:rPr>
        <w:t>Matriz de confusión global fuera de entrenamiento</w:t>
      </w:r>
    </w:p>
    <w:tbl>
      <w:tblPr>
        <w:tblStyle w:val="aa"/>
        <w:tblW w:w="8959" w:type="dxa"/>
        <w:jc w:val="center"/>
        <w:tblInd w:w="0" w:type="dxa"/>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5776BBEE" w14:textId="77777777">
        <w:trPr>
          <w:cantSplit/>
          <w:tblHeader/>
          <w:jc w:val="center"/>
        </w:trPr>
        <w:tc>
          <w:tcPr>
            <w:tcW w:w="2015" w:type="dxa"/>
            <w:tcBorders>
              <w:bottom w:val="single" w:color="000000" w:themeColor="text1" w:sz="4" w:space="0"/>
            </w:tcBorders>
            <w:tcMar/>
            <w:vAlign w:val="center"/>
          </w:tcPr>
          <w:p w:rsidR="003F7554" w:rsidRDefault="00053EC9" w14:paraId="6CDE3E82" w14:textId="77777777">
            <w:pPr>
              <w:keepNext/>
              <w:keepLines/>
              <w:spacing w:after="0" w:line="240" w:lineRule="auto"/>
              <w:jc w:val="center"/>
            </w:pPr>
            <w:r>
              <w:rPr>
                <w:b/>
              </w:rPr>
              <w:t>Etiqueta real / predicha</w:t>
            </w:r>
          </w:p>
        </w:tc>
        <w:tc>
          <w:tcPr>
            <w:tcW w:w="3247" w:type="dxa"/>
            <w:tcBorders>
              <w:bottom w:val="single" w:color="000000" w:themeColor="text1" w:sz="4" w:space="0"/>
            </w:tcBorders>
            <w:tcMar/>
            <w:vAlign w:val="center"/>
          </w:tcPr>
          <w:p w:rsidR="003F7554" w:rsidRDefault="00053EC9" w14:paraId="2510E63B" w14:textId="77777777">
            <w:pPr>
              <w:keepNext w:val="1"/>
              <w:keepLines w:val="1"/>
              <w:spacing w:after="0" w:line="240" w:lineRule="auto"/>
              <w:jc w:val="center"/>
            </w:pPr>
            <w:r w:rsidRPr="229D7926" w:rsidR="00053EC9">
              <w:rPr>
                <w:rFonts w:ascii="Consolas" w:hAnsi="Consolas" w:eastAsia="Consolas" w:cs="Consolas"/>
                <w:b w:val="1"/>
                <w:bCs w:val="1"/>
                <w:lang w:val="es-ES"/>
              </w:rPr>
              <w:t>no_fake</w:t>
            </w:r>
          </w:p>
        </w:tc>
        <w:tc>
          <w:tcPr>
            <w:tcW w:w="3695" w:type="dxa"/>
            <w:tcBorders>
              <w:bottom w:val="single" w:color="000000" w:themeColor="text1" w:sz="4" w:space="0"/>
            </w:tcBorders>
            <w:tcMar/>
            <w:vAlign w:val="center"/>
          </w:tcPr>
          <w:p w:rsidR="003F7554" w:rsidRDefault="00053EC9" w14:paraId="145D3995" w14:textId="77777777">
            <w:pPr>
              <w:keepNext w:val="1"/>
              <w:keepLines w:val="1"/>
              <w:spacing w:after="0" w:line="240" w:lineRule="auto"/>
              <w:jc w:val="center"/>
            </w:pPr>
            <w:r w:rsidRPr="229D7926" w:rsidR="00053EC9">
              <w:rPr>
                <w:rFonts w:ascii="Consolas" w:hAnsi="Consolas" w:eastAsia="Consolas" w:cs="Consolas"/>
                <w:b w:val="1"/>
                <w:bCs w:val="1"/>
                <w:lang w:val="es-ES"/>
              </w:rPr>
              <w:t>fake_news</w:t>
            </w:r>
          </w:p>
        </w:tc>
      </w:tr>
      <w:tr w:rsidR="00A747DC" w:rsidTr="229D7926" w14:paraId="7B5F1F6B" w14:textId="77777777">
        <w:trPr>
          <w:cantSplit/>
          <w:jc w:val="center"/>
        </w:trPr>
        <w:tc>
          <w:tcPr>
            <w:tcW w:w="2015" w:type="dxa"/>
            <w:tcMar/>
            <w:vAlign w:val="center"/>
          </w:tcPr>
          <w:p w:rsidR="003F7554" w:rsidRDefault="00053EC9" w14:paraId="01147926" w14:textId="77777777">
            <w:pPr>
              <w:keepNext w:val="1"/>
              <w:keepLines w:val="1"/>
              <w:spacing w:after="0" w:line="240" w:lineRule="auto"/>
            </w:pPr>
            <w:r w:rsidRPr="229D7926" w:rsidR="00053EC9">
              <w:rPr>
                <w:rFonts w:ascii="Consolas" w:hAnsi="Consolas" w:eastAsia="Consolas" w:cs="Consolas"/>
                <w:lang w:val="es-ES"/>
              </w:rPr>
              <w:t>no_fake</w:t>
            </w:r>
          </w:p>
        </w:tc>
        <w:tc>
          <w:tcPr>
            <w:tcW w:w="3247" w:type="dxa"/>
            <w:tcMar/>
            <w:vAlign w:val="center"/>
          </w:tcPr>
          <w:p w:rsidR="003F7554" w:rsidP="229D7926" w:rsidRDefault="00053EC9" w14:paraId="09785890" w14:textId="77777777">
            <w:pPr>
              <w:keepNext w:val="1"/>
              <w:keepLines w:val="1"/>
              <w:spacing w:after="0" w:line="240" w:lineRule="auto"/>
              <w:jc w:val="center"/>
            </w:pPr>
            <w:r w:rsidR="00053EC9">
              <w:rPr/>
              <w:t>21.819</w:t>
            </w:r>
          </w:p>
        </w:tc>
        <w:tc>
          <w:tcPr>
            <w:tcW w:w="3695" w:type="dxa"/>
            <w:tcMar/>
            <w:vAlign w:val="center"/>
          </w:tcPr>
          <w:p w:rsidR="003F7554" w:rsidP="229D7926" w:rsidRDefault="00053EC9" w14:paraId="68EA30CD" w14:textId="77777777">
            <w:pPr>
              <w:keepNext w:val="1"/>
              <w:keepLines w:val="1"/>
              <w:spacing w:after="0" w:line="240" w:lineRule="auto"/>
              <w:jc w:val="center"/>
            </w:pPr>
            <w:r w:rsidR="00053EC9">
              <w:rPr/>
              <w:t>1.156</w:t>
            </w:r>
          </w:p>
        </w:tc>
      </w:tr>
      <w:tr w:rsidR="00A747DC" w:rsidTr="229D7926" w14:paraId="524410EA" w14:textId="77777777">
        <w:trPr>
          <w:cantSplit/>
          <w:jc w:val="center"/>
        </w:trPr>
        <w:tc>
          <w:tcPr>
            <w:tcW w:w="2015" w:type="dxa"/>
            <w:tcMar/>
            <w:vAlign w:val="center"/>
          </w:tcPr>
          <w:p w:rsidR="003F7554" w:rsidRDefault="00053EC9" w14:paraId="0B454675" w14:textId="77777777">
            <w:pPr>
              <w:keepNext w:val="1"/>
              <w:keepLines w:val="1"/>
              <w:spacing w:after="0" w:line="240" w:lineRule="auto"/>
            </w:pPr>
            <w:r w:rsidRPr="229D7926" w:rsidR="00053EC9">
              <w:rPr>
                <w:rFonts w:ascii="Consolas" w:hAnsi="Consolas" w:eastAsia="Consolas" w:cs="Consolas"/>
                <w:lang w:val="es-ES"/>
              </w:rPr>
              <w:t>fake_news</w:t>
            </w:r>
          </w:p>
        </w:tc>
        <w:tc>
          <w:tcPr>
            <w:tcW w:w="3247" w:type="dxa"/>
            <w:tcMar/>
            <w:vAlign w:val="center"/>
          </w:tcPr>
          <w:p w:rsidR="003F7554" w:rsidP="229D7926" w:rsidRDefault="00053EC9" w14:paraId="7BACB045" w14:textId="77777777">
            <w:pPr>
              <w:keepNext w:val="1"/>
              <w:keepLines w:val="1"/>
              <w:spacing w:after="0" w:line="240" w:lineRule="auto"/>
              <w:jc w:val="center"/>
            </w:pPr>
            <w:r w:rsidR="00053EC9">
              <w:rPr/>
              <w:t>1.537</w:t>
            </w:r>
          </w:p>
        </w:tc>
        <w:tc>
          <w:tcPr>
            <w:tcW w:w="3695" w:type="dxa"/>
            <w:tcMar/>
            <w:vAlign w:val="center"/>
          </w:tcPr>
          <w:p w:rsidR="003F7554" w:rsidP="229D7926" w:rsidRDefault="00053EC9" w14:paraId="2AF348FE" w14:textId="77777777">
            <w:pPr>
              <w:keepNext w:val="1"/>
              <w:keepLines w:val="1"/>
              <w:spacing w:after="0" w:line="240" w:lineRule="auto"/>
              <w:jc w:val="center"/>
            </w:pPr>
            <w:r w:rsidR="00053EC9">
              <w:rPr/>
              <w:t>19.896</w:t>
            </w:r>
          </w:p>
        </w:tc>
      </w:tr>
    </w:tbl>
    <w:p w:rsidR="003F7554" w:rsidRDefault="00053EC9" w14:paraId="1849B647" w14:textId="77777777">
      <w:pPr>
        <w:keepLines/>
        <w:spacing w:after="120" w:line="360" w:lineRule="auto"/>
      </w:pPr>
      <w:r>
        <w:rPr>
          <w:i/>
        </w:rPr>
        <w:t>Nota.</w:t>
      </w:r>
      <w:r>
        <w:t xml:space="preserve"> Filas: etiqueta heredada; columnas: predicción de la regresión logística; total: 44.408.</w:t>
      </w:r>
    </w:p>
    <w:p w:rsidR="00A747DC" w:rsidRDefault="00253CC9" w14:paraId="5EE29064" w14:textId="77777777">
      <w:pPr>
        <w:spacing w:after="120" w:line="360" w:lineRule="auto"/>
        <w:jc w:val="both"/>
      </w:pPr>
      <w:r w:rsidRPr="229D7926" w:rsidR="00253CC9">
        <w:rPr>
          <w:lang w:val="es-ES"/>
        </w:rPr>
        <w:t xml:space="preserve">La lectura de esta matriz debe vincularse con dos decisiones de diseño conservadoras. El umbral 0,60 se aplica a la probabilidad estimada por Regresión Logística; el umbral 0,30 se aplica al valor de </w:t>
      </w:r>
      <w:r w:rsidRPr="229D7926" w:rsidR="00253CC9">
        <w:rPr>
          <w:rFonts w:ascii="Consolas" w:hAnsi="Consolas"/>
          <w:i w:val="1"/>
          <w:iCs w:val="1"/>
          <w:lang w:val="es-ES"/>
        </w:rPr>
        <w:t>decision_function</w:t>
      </w:r>
      <w:r w:rsidRPr="229D7926" w:rsidR="00253CC9">
        <w:rPr>
          <w:lang w:val="es-ES"/>
        </w:rPr>
        <w:t xml:space="preserve"> de Linear SVC y no representa una probabilidad. Ambos se fijaron manualmente en la configuración, no fueron aprendidos automáticamente y orientan la decisión a reducir falsos positivos en este experimento. No son universales, no se validaron en otros dominios y no constituyen por sí solos una garantía de fiabilidad.</w:t>
      </w:r>
    </w:p>
    <w:p w:rsidR="00A553D6" w:rsidRDefault="00F5493C" w14:paraId="34CA3AEC" w14:textId="77777777">
      <w:pPr>
        <w:spacing w:after="120" w:line="360" w:lineRule="auto"/>
        <w:jc w:val="both"/>
      </w:pPr>
      <w:r w:rsidRPr="229D7926" w:rsidR="00F5493C">
        <w:rPr>
          <w:lang w:val="es-ES"/>
        </w:rPr>
        <w:t xml:space="preserve">Cada celda de la matriz resume predicciones fuera de entrenamiento del nuevo corpus. Un falso positivo es un registro etiquetado como </w:t>
      </w:r>
      <w:r w:rsidRPr="229D7926" w:rsidR="00F5493C">
        <w:rPr>
          <w:rFonts w:ascii="Consolas" w:hAnsi="Consolas" w:eastAsia="Consolas" w:cs="Consolas"/>
          <w:lang w:val="es-ES"/>
        </w:rPr>
        <w:t>no_fake</w:t>
      </w:r>
      <w:r w:rsidRPr="229D7926" w:rsidR="00F5493C">
        <w:rPr>
          <w:lang w:val="es-ES"/>
        </w:rPr>
        <w:t xml:space="preserve"> que el modelo predice como </w:t>
      </w:r>
      <w:r w:rsidRPr="229D7926" w:rsidR="00F5493C">
        <w:rPr>
          <w:rFonts w:ascii="Consolas" w:hAnsi="Consolas" w:eastAsia="Consolas" w:cs="Consolas"/>
          <w:lang w:val="es-ES"/>
        </w:rPr>
        <w:t>fake_news</w:t>
      </w:r>
      <w:r w:rsidRPr="229D7926" w:rsidR="00F5493C">
        <w:rPr>
          <w:lang w:val="es-ES"/>
        </w:rPr>
        <w:t xml:space="preserve">; un falso negativo invierte esa discrepancia. Los CSV persistidos identifican </w:t>
      </w:r>
      <w:r w:rsidRPr="229D7926" w:rsidR="00F5493C">
        <w:rPr>
          <w:rFonts w:ascii="Consolas" w:hAnsi="Consolas" w:eastAsia="Consolas" w:cs="Consolas"/>
          <w:lang w:val="es-ES"/>
        </w:rPr>
        <w:t>source_id</w:t>
      </w:r>
      <w:r w:rsidRPr="229D7926" w:rsidR="00F5493C">
        <w:rPr>
          <w:lang w:val="es-ES"/>
        </w:rPr>
        <w:t xml:space="preserve">, </w:t>
      </w:r>
      <w:r w:rsidRPr="229D7926" w:rsidR="00F5493C">
        <w:rPr>
          <w:lang w:val="es-ES"/>
        </w:rPr>
        <w:t>procedencia, etiqueta y puntuación, y permiten auditar cada fila sin atribuirle un canal o fecha de Telegram.</w:t>
      </w:r>
    </w:p>
    <w:p w:rsidR="008617EA" w:rsidP="3DBD6B24" w:rsidRDefault="00253CC9" w14:paraId="4D434D78" w14:textId="77777777">
      <w:pPr>
        <w:pStyle w:val="Ttulo2"/>
        <w:spacing w:after="120" w:line="360" w:lineRule="auto"/>
      </w:pPr>
      <w:bookmarkStart w:name="_Toc243512166" w:id="454"/>
      <w:r>
        <w:t>5.4 Análisis cualitativo de errores</w:t>
      </w:r>
      <w:bookmarkEnd w:id="454"/>
    </w:p>
    <w:p w:rsidR="00A747DC" w:rsidRDefault="00253CC9" w14:paraId="29FFD75A" w14:textId="77777777">
      <w:pPr>
        <w:keepNext/>
        <w:spacing w:after="120" w:line="360" w:lineRule="auto"/>
        <w:jc w:val="both"/>
      </w:pPr>
      <w:r>
        <w:t>Las predicciones fuera de entrenamiento permiten cuantificar dónde se concentran los errores. La Tabla 23 presenta falsos positivos y falsos negativos globales y por fuente, calculados a partir de las matrices persistidas. Estas cantidades no atribuyen por sí mismas una causa semántica a cada error.</w:t>
      </w:r>
    </w:p>
    <w:p w:rsidR="00A747DC" w:rsidP="3DBD6B24" w:rsidRDefault="00253CC9" w14:paraId="56F55A9B" w14:textId="77777777">
      <w:pPr>
        <w:keepNext/>
        <w:keepLines/>
        <w:spacing w:after="0" w:line="360" w:lineRule="auto"/>
      </w:pPr>
      <w:r>
        <w:rPr>
          <w:b/>
        </w:rPr>
        <w:t>Tabla 23</w:t>
      </w:r>
    </w:p>
    <w:p w:rsidR="00A747DC" w:rsidP="3DBD6B24" w:rsidRDefault="00253CC9" w14:paraId="1DA1CE04" w14:textId="77777777">
      <w:pPr>
        <w:keepNext/>
        <w:keepLines/>
        <w:spacing w:after="120" w:line="360" w:lineRule="auto"/>
      </w:pPr>
      <w:r>
        <w:rPr>
          <w:i/>
        </w:rPr>
        <w:t>Errores fuera de entrenamiento por fuente</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07D8B378" w14:textId="77777777">
        <w:trPr>
          <w:cantSplit/>
          <w:tblHeader/>
          <w:jc w:val="center"/>
        </w:trPr>
        <w:tc>
          <w:tcPr>
            <w:tcW w:w="2015" w:type="dxa"/>
            <w:tcBorders>
              <w:bottom w:val="single" w:color="000000" w:themeColor="text1" w:sz="4" w:space="0"/>
            </w:tcBorders>
            <w:tcMar/>
            <w:vAlign w:val="center"/>
          </w:tcPr>
          <w:p w:rsidR="003F7554" w:rsidRDefault="00053EC9" w14:paraId="636943E5" w14:textId="77777777">
            <w:pPr>
              <w:keepNext/>
              <w:keepLines/>
              <w:spacing w:after="0" w:line="240" w:lineRule="auto"/>
              <w:jc w:val="center"/>
            </w:pPr>
            <w:r>
              <w:rPr>
                <w:b/>
              </w:rPr>
              <w:t>Procedencia</w:t>
            </w:r>
          </w:p>
        </w:tc>
        <w:tc>
          <w:tcPr>
            <w:tcW w:w="3247" w:type="dxa"/>
            <w:tcBorders>
              <w:bottom w:val="single" w:color="000000" w:themeColor="text1" w:sz="4" w:space="0"/>
            </w:tcBorders>
            <w:tcMar/>
            <w:vAlign w:val="center"/>
          </w:tcPr>
          <w:p w:rsidR="003F7554" w:rsidRDefault="00053EC9" w14:paraId="585E9D3A" w14:textId="77777777">
            <w:pPr>
              <w:keepNext/>
              <w:keepLines/>
              <w:spacing w:after="0" w:line="240" w:lineRule="auto"/>
              <w:jc w:val="center"/>
            </w:pPr>
            <w:r>
              <w:rPr>
                <w:b/>
              </w:rPr>
              <w:t>Falsos positivos</w:t>
            </w:r>
          </w:p>
        </w:tc>
        <w:tc>
          <w:tcPr>
            <w:tcW w:w="3695" w:type="dxa"/>
            <w:tcBorders>
              <w:bottom w:val="single" w:color="000000" w:themeColor="text1" w:sz="4" w:space="0"/>
            </w:tcBorders>
            <w:tcMar/>
            <w:vAlign w:val="center"/>
          </w:tcPr>
          <w:p w:rsidR="003F7554" w:rsidRDefault="00053EC9" w14:paraId="40C2AFA2" w14:textId="77777777">
            <w:pPr>
              <w:keepNext/>
              <w:keepLines/>
              <w:spacing w:after="0" w:line="240" w:lineRule="auto"/>
              <w:jc w:val="center"/>
            </w:pPr>
            <w:r>
              <w:rPr>
                <w:b/>
              </w:rPr>
              <w:t>Falsos negativos</w:t>
            </w:r>
          </w:p>
        </w:tc>
      </w:tr>
      <w:tr w:rsidR="00A747DC" w:rsidTr="229D7926" w14:paraId="0B48B319" w14:textId="77777777">
        <w:trPr>
          <w:cantSplit/>
          <w:jc w:val="center"/>
        </w:trPr>
        <w:tc>
          <w:tcPr>
            <w:tcW w:w="2015" w:type="dxa"/>
            <w:tcMar/>
            <w:vAlign w:val="center"/>
          </w:tcPr>
          <w:p w:rsidR="003F7554" w:rsidRDefault="00053EC9" w14:paraId="1F69BF5D" w14:textId="77777777">
            <w:pPr>
              <w:keepNext/>
              <w:keepLines/>
              <w:spacing w:after="0" w:line="240" w:lineRule="auto"/>
            </w:pPr>
            <w:r>
              <w:t>Global OOF</w:t>
            </w:r>
          </w:p>
        </w:tc>
        <w:tc>
          <w:tcPr>
            <w:tcW w:w="3247" w:type="dxa"/>
            <w:tcMar/>
            <w:vAlign w:val="center"/>
          </w:tcPr>
          <w:p w:rsidR="003F7554" w:rsidP="229D7926" w:rsidRDefault="00053EC9" w14:paraId="36DF122D" w14:textId="77777777">
            <w:pPr>
              <w:keepNext w:val="1"/>
              <w:keepLines w:val="1"/>
              <w:spacing w:after="0" w:line="240" w:lineRule="auto"/>
              <w:jc w:val="center"/>
            </w:pPr>
            <w:r w:rsidR="00053EC9">
              <w:rPr/>
              <w:t>1.156</w:t>
            </w:r>
          </w:p>
        </w:tc>
        <w:tc>
          <w:tcPr>
            <w:tcW w:w="3695" w:type="dxa"/>
            <w:tcMar/>
            <w:vAlign w:val="center"/>
          </w:tcPr>
          <w:p w:rsidR="003F7554" w:rsidP="229D7926" w:rsidRDefault="00053EC9" w14:paraId="26C91573" w14:textId="77777777">
            <w:pPr>
              <w:keepNext w:val="1"/>
              <w:keepLines w:val="1"/>
              <w:spacing w:after="0" w:line="240" w:lineRule="auto"/>
              <w:jc w:val="center"/>
            </w:pPr>
            <w:r w:rsidR="00053EC9">
              <w:rPr/>
              <w:t>1.537</w:t>
            </w:r>
          </w:p>
        </w:tc>
      </w:tr>
      <w:tr w:rsidR="00A747DC" w:rsidTr="229D7926" w14:paraId="53692D2A" w14:textId="77777777">
        <w:trPr>
          <w:cantSplit/>
          <w:jc w:val="center"/>
        </w:trPr>
        <w:tc>
          <w:tcPr>
            <w:tcW w:w="2015" w:type="dxa"/>
            <w:tcMar/>
            <w:vAlign w:val="center"/>
          </w:tcPr>
          <w:p w:rsidR="003F7554" w:rsidRDefault="00053EC9" w14:paraId="7F0B8325" w14:textId="77777777">
            <w:pPr>
              <w:keepNext/>
              <w:keepLines/>
              <w:spacing w:after="0" w:line="240" w:lineRule="auto"/>
            </w:pPr>
            <w:r>
              <w:t>archive2</w:t>
            </w:r>
          </w:p>
        </w:tc>
        <w:tc>
          <w:tcPr>
            <w:tcW w:w="3247" w:type="dxa"/>
            <w:tcMar/>
            <w:vAlign w:val="center"/>
          </w:tcPr>
          <w:p w:rsidR="003F7554" w:rsidP="229D7926" w:rsidRDefault="00053EC9" w14:paraId="77B32410" w14:textId="77777777">
            <w:pPr>
              <w:keepNext w:val="1"/>
              <w:keepLines w:val="1"/>
              <w:spacing w:after="0" w:line="240" w:lineRule="auto"/>
              <w:jc w:val="center"/>
            </w:pPr>
            <w:r w:rsidR="00053EC9">
              <w:rPr/>
              <w:t>95</w:t>
            </w:r>
          </w:p>
        </w:tc>
        <w:tc>
          <w:tcPr>
            <w:tcW w:w="3695" w:type="dxa"/>
            <w:tcMar/>
            <w:vAlign w:val="center"/>
          </w:tcPr>
          <w:p w:rsidR="003F7554" w:rsidP="229D7926" w:rsidRDefault="00053EC9" w14:paraId="2E7B834F" w14:textId="77777777">
            <w:pPr>
              <w:keepNext w:val="1"/>
              <w:keepLines w:val="1"/>
              <w:spacing w:after="0" w:line="240" w:lineRule="auto"/>
              <w:jc w:val="center"/>
            </w:pPr>
            <w:r w:rsidR="00053EC9">
              <w:rPr/>
              <w:t>502</w:t>
            </w:r>
          </w:p>
        </w:tc>
      </w:tr>
      <w:tr w:rsidR="00A747DC" w:rsidTr="229D7926" w14:paraId="1E281A7A" w14:textId="77777777">
        <w:trPr>
          <w:cantSplit/>
          <w:jc w:val="center"/>
        </w:trPr>
        <w:tc>
          <w:tcPr>
            <w:tcW w:w="2015" w:type="dxa"/>
            <w:tcMar/>
            <w:vAlign w:val="center"/>
          </w:tcPr>
          <w:p w:rsidR="003F7554" w:rsidRDefault="00053EC9" w14:paraId="04F67855" w14:textId="77777777">
            <w:pPr>
              <w:keepNext/>
              <w:keepLines/>
              <w:spacing w:after="0" w:line="240" w:lineRule="auto"/>
            </w:pPr>
            <w:r>
              <w:t>LIAR</w:t>
            </w:r>
          </w:p>
        </w:tc>
        <w:tc>
          <w:tcPr>
            <w:tcW w:w="3247" w:type="dxa"/>
            <w:tcMar/>
            <w:vAlign w:val="center"/>
          </w:tcPr>
          <w:p w:rsidR="003F7554" w:rsidP="229D7926" w:rsidRDefault="00053EC9" w14:paraId="7E7300B5" w14:textId="77777777">
            <w:pPr>
              <w:keepNext w:val="1"/>
              <w:keepLines w:val="1"/>
              <w:spacing w:after="0" w:line="240" w:lineRule="auto"/>
              <w:jc w:val="center"/>
            </w:pPr>
            <w:r w:rsidR="00053EC9">
              <w:rPr/>
              <w:t>1.061</w:t>
            </w:r>
          </w:p>
        </w:tc>
        <w:tc>
          <w:tcPr>
            <w:tcW w:w="3695" w:type="dxa"/>
            <w:tcMar/>
            <w:vAlign w:val="center"/>
          </w:tcPr>
          <w:p w:rsidR="003F7554" w:rsidP="229D7926" w:rsidRDefault="00053EC9" w14:paraId="1CEF29ED" w14:textId="77777777">
            <w:pPr>
              <w:keepNext w:val="1"/>
              <w:keepLines w:val="1"/>
              <w:spacing w:after="0" w:line="240" w:lineRule="auto"/>
              <w:jc w:val="center"/>
            </w:pPr>
            <w:r w:rsidR="00053EC9">
              <w:rPr/>
              <w:t>1.035</w:t>
            </w:r>
          </w:p>
        </w:tc>
      </w:tr>
    </w:tbl>
    <w:p w:rsidR="003F7554" w:rsidP="229D7926" w:rsidRDefault="00053EC9" w14:paraId="038C88B3" w14:textId="77777777">
      <w:pPr>
        <w:keepLines w:val="1"/>
        <w:spacing w:after="120" w:line="360" w:lineRule="auto"/>
        <w:jc w:val="both"/>
      </w:pPr>
      <w:r w:rsidRPr="229D7926" w:rsidR="00053EC9">
        <w:rPr>
          <w:i w:val="1"/>
          <w:iCs w:val="1"/>
        </w:rPr>
        <w:t>Nota.</w:t>
      </w:r>
      <w:r w:rsidR="00053EC9">
        <w:rPr/>
        <w:t xml:space="preserve"> Falsos positivos y negativos calculados sobre las matrices por fuente del mismo run.</w:t>
      </w:r>
    </w:p>
    <w:p w:rsidR="009C649E" w:rsidRDefault="00AB0F71" w14:paraId="4164EE5A" w14:textId="77777777">
      <w:pPr>
        <w:keepLines w:val="1"/>
        <w:spacing w:after="120" w:line="360" w:lineRule="auto"/>
        <w:jc w:val="both"/>
      </w:pPr>
      <w:r w:rsidRPr="229D7926" w:rsidR="00AB0F71">
        <w:rPr>
          <w:lang w:val="es-ES"/>
        </w:rPr>
        <w:t xml:space="preserve">La inspección responsable de un error comienza en las predicciones fuera de entrenamiento, localiza el texto original mediante </w:t>
      </w:r>
      <w:r w:rsidRPr="229D7926" w:rsidR="00AB0F71">
        <w:rPr>
          <w:rFonts w:ascii="Consolas" w:hAnsi="Consolas" w:eastAsia="Consolas" w:cs="Consolas"/>
          <w:lang w:val="es-ES"/>
        </w:rPr>
        <w:t>source_id</w:t>
      </w:r>
      <w:r w:rsidRPr="229D7926" w:rsidR="00AB0F71">
        <w:rPr>
          <w:lang w:val="es-ES"/>
        </w:rPr>
        <w:t xml:space="preserve"> y compara etiqueta, puntuación, umbral y representación normalizada. Un ejemplo ilustrativo no reemplaza las métricas agregadas; ninguna de estas evidencias valida etiquetas externas o extrapolación a otro dominio.</w:t>
      </w:r>
    </w:p>
    <w:p w:rsidR="009C649E" w:rsidRDefault="00AB0F71" w14:paraId="5818DCCB" w14:textId="77777777">
      <w:pPr>
        <w:keepLines w:val="1"/>
        <w:spacing w:after="120" w:line="360" w:lineRule="auto"/>
        <w:jc w:val="both"/>
      </w:pPr>
      <w:r w:rsidRPr="229D7926" w:rsidR="00AB0F71">
        <w:rPr>
          <w:lang w:val="es-ES"/>
        </w:rPr>
        <w:t xml:space="preserve">En la matriz actual, los falsos positivos son registros con etiqueta heredada </w:t>
      </w:r>
      <w:r w:rsidRPr="229D7926" w:rsidR="00AB0F71">
        <w:rPr>
          <w:rFonts w:ascii="Consolas" w:hAnsi="Consolas" w:eastAsia="Consolas" w:cs="Consolas"/>
          <w:lang w:val="es-ES"/>
        </w:rPr>
        <w:t>no_fake</w:t>
      </w:r>
      <w:r w:rsidRPr="229D7926" w:rsidR="00AB0F71">
        <w:rPr>
          <w:lang w:val="es-ES"/>
        </w:rPr>
        <w:t xml:space="preserve"> clasificados como </w:t>
      </w:r>
      <w:r w:rsidRPr="229D7926" w:rsidR="00AB0F71">
        <w:rPr>
          <w:rFonts w:ascii="Consolas" w:hAnsi="Consolas" w:eastAsia="Consolas" w:cs="Consolas"/>
          <w:lang w:val="es-ES"/>
        </w:rPr>
        <w:t>fake_news</w:t>
      </w:r>
      <w:r w:rsidRPr="229D7926" w:rsidR="00AB0F71">
        <w:rPr>
          <w:lang w:val="es-ES"/>
        </w:rPr>
        <w:t xml:space="preserve"> por la regresión logística; los falsos negativos invierten la relación. Los recuentos deben relacionarse con el soporte de cada fuente y el umbral fijo. Un mayor número de errores en LIAR puede coexistir con declaraciones breves, otro vocabulario y una escala de origen binarizada. La memoria permite localizar esos casos, pero no contiene una intervención que mida cuánto aporta cada factor. Los ejemplos y términos del </w:t>
      </w:r>
      <w:r w:rsidRPr="229D7926" w:rsidR="00AB0F71">
        <w:rPr>
          <w:i w:val="1"/>
          <w:iCs w:val="1"/>
          <w:lang w:val="es-ES"/>
        </w:rPr>
        <w:t>baseline</w:t>
      </w:r>
      <w:r w:rsidRPr="229D7926" w:rsidR="00AB0F71">
        <w:rPr>
          <w:lang w:val="es-ES"/>
        </w:rPr>
        <w:t xml:space="preserve"> histórico permanecen en un bloque separado para no atribuirlos al modelo principal.</w:t>
      </w:r>
    </w:p>
    <w:p w:rsidR="009C649E" w:rsidRDefault="00AB0F71" w14:paraId="4CDB3961" w14:textId="77777777">
      <w:pPr>
        <w:keepLines w:val="1"/>
        <w:spacing w:after="120" w:line="360" w:lineRule="auto"/>
        <w:jc w:val="both"/>
      </w:pPr>
      <w:r w:rsidRPr="229D7926" w:rsidR="00AB0F71">
        <w:rPr>
          <w:lang w:val="es-ES"/>
        </w:rPr>
        <w:t xml:space="preserve">La lectura cualitativa del </w:t>
      </w:r>
      <w:r w:rsidRPr="229D7926" w:rsidR="00AB0F71">
        <w:rPr>
          <w:i w:val="1"/>
          <w:iCs w:val="1"/>
          <w:lang w:val="es-ES"/>
        </w:rPr>
        <w:t>baseline</w:t>
      </w:r>
      <w:r w:rsidRPr="229D7926" w:rsidR="00AB0F71">
        <w:rPr>
          <w:lang w:val="es-ES"/>
        </w:rPr>
        <w:t xml:space="preserve"> anterior describía verdaderos positivos con marcas virales o referencias a vídeo, verdaderos negativos con estilo de agencia y menciones a Reuters, falsos positivos en algunas declaraciones breves de LIAR con léxico intenso y falsos negativos con apariencia factual o marcas de agencia. Son patrones ilustrativos del modelo y partición históricos, no cuadrantes recalculados para el experimento agrupado. Su interés metodológico reside en orientar preguntas sobre fuente y estilo editorial; no corrigen etiquetas externas ni autorizan extrapolar el catálogo de términos a nuevos dominios.</w:t>
      </w:r>
    </w:p>
    <w:p w:rsidR="009E52A8" w:rsidP="3DBD6B24" w:rsidRDefault="00253CC9" w14:paraId="11350BB8" w14:textId="77777777">
      <w:pPr>
        <w:pStyle w:val="Ttulo2"/>
        <w:spacing w:after="120" w:line="360" w:lineRule="auto"/>
      </w:pPr>
      <w:bookmarkStart w:name="_Toc243512167" w:id="462"/>
      <w:r>
        <w:t>5.5 Interpretabilidad del modelo lineal</w:t>
      </w:r>
      <w:bookmarkEnd w:id="462"/>
    </w:p>
    <w:p w:rsidR="00A747DC" w:rsidRDefault="00253CC9" w14:paraId="3B0F3E47" w14:textId="77777777">
      <w:pPr>
        <w:spacing w:after="120" w:line="360" w:lineRule="auto"/>
        <w:jc w:val="both"/>
      </w:pPr>
      <w:r w:rsidRPr="229D7926" w:rsidR="00253CC9">
        <w:rPr>
          <w:lang w:val="es-ES"/>
        </w:rPr>
        <w:t xml:space="preserve">La Figura 8 y el Apéndice A contienen términos asociados a Linear SVC en el </w:t>
      </w:r>
      <w:r w:rsidRPr="229D7926" w:rsidR="00253CC9">
        <w:rPr>
          <w:i w:val="1"/>
          <w:iCs w:val="1"/>
          <w:lang w:val="es-ES"/>
        </w:rPr>
        <w:t>baseline</w:t>
      </w:r>
      <w:r w:rsidRPr="229D7926" w:rsidR="00253CC9">
        <w:rPr>
          <w:lang w:val="es-ES"/>
        </w:rPr>
        <w:t xml:space="preserve"> histórico. No se presentan como explicación del modelo seleccionado en el run nuevo, ya que los coeficientes por </w:t>
      </w:r>
      <w:r w:rsidRPr="229D7926" w:rsidR="00253CC9">
        <w:rPr>
          <w:i w:val="1"/>
          <w:iCs w:val="1"/>
          <w:lang w:val="es-ES"/>
        </w:rPr>
        <w:t>fold</w:t>
      </w:r>
      <w:r w:rsidRPr="229D7926" w:rsidR="00253CC9">
        <w:rPr>
          <w:lang w:val="es-ES"/>
        </w:rPr>
        <w:t xml:space="preserve"> no se agregaron en un estimador único. Los coeficientes históricos describen asociaciones dentro de su representación y corpus, no causas ni reglas de verificación.</w:t>
      </w:r>
    </w:p>
    <w:p w:rsidR="00A747DC" w:rsidP="3DBD6B24" w:rsidRDefault="00253CC9" w14:paraId="52D4F89E" w14:textId="77777777">
      <w:pPr>
        <w:keepNext/>
        <w:spacing w:before="160" w:after="0" w:line="360" w:lineRule="auto"/>
      </w:pPr>
      <w:r>
        <w:rPr>
          <w:b/>
        </w:rPr>
        <w:t>Figura 8</w:t>
      </w:r>
    </w:p>
    <w:p w:rsidR="00A747DC" w:rsidP="3DBD6B24" w:rsidRDefault="00253CC9" w14:paraId="4F52A289" w14:textId="77777777">
      <w:pPr>
        <w:keepNext w:val="1"/>
        <w:spacing w:after="120" w:line="360" w:lineRule="auto"/>
      </w:pPr>
      <w:r w:rsidRPr="229D7926" w:rsidR="00253CC9">
        <w:rPr>
          <w:i w:val="1"/>
          <w:iCs w:val="1"/>
          <w:lang w:val="es-ES"/>
        </w:rPr>
        <w:t>Términos influyentes del baseline histórico de Linear SVC</w:t>
      </w:r>
    </w:p>
    <w:p w:rsidR="00A747DC" w:rsidP="3DBD6B24" w:rsidRDefault="00253CC9" w14:paraId="30323325" w14:textId="77777777">
      <w:pPr>
        <w:keepLines/>
        <w:spacing w:line="360" w:lineRule="auto"/>
        <w:jc w:val="center"/>
      </w:pPr>
      <w:r>
        <w:rPr>
          <w:noProof/>
        </w:rPr>
        <w:drawing>
          <wp:inline distT="0" distB="0" distL="0" distR="0" wp14:anchorId="11D4CF11" wp14:editId="3C2E54A8">
            <wp:extent cx="5576873" cy="232825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1"/>
                    <a:srcRect t="11608" b="14172"/>
                    <a:stretch>
                      <a:fillRect/>
                    </a:stretch>
                  </pic:blipFill>
                  <pic:spPr bwMode="auto">
                    <a:xfrm>
                      <a:off x="0" y="0"/>
                      <a:ext cx="5577840" cy="2328662"/>
                    </a:xfrm>
                    <a:prstGeom prst="rect">
                      <a:avLst/>
                    </a:prstGeom>
                    <a:ln>
                      <a:noFill/>
                    </a:ln>
                    <a:extLst>
                      <a:ext uri="{53640926-AAD7-44D8-BBD7-CCE9431645EC}">
                        <a14:shadowObscured xmlns:a14="http://schemas.microsoft.com/office/drawing/2010/main"/>
                      </a:ext>
                    </a:extLst>
                  </pic:spPr>
                </pic:pic>
              </a:graphicData>
            </a:graphic>
          </wp:inline>
        </w:drawing>
      </w:r>
    </w:p>
    <w:p w:rsidR="003F7554" w:rsidP="229D7926" w:rsidRDefault="00053EC9" w14:paraId="10E0CFF6" w14:textId="77777777">
      <w:pPr>
        <w:keepLines w:val="1"/>
        <w:spacing w:after="120" w:line="360" w:lineRule="auto"/>
        <w:jc w:val="both"/>
      </w:pPr>
      <w:r w:rsidRPr="229D7926" w:rsidR="00053EC9">
        <w:rPr>
          <w:i w:val="1"/>
          <w:iCs w:val="1"/>
          <w:lang w:val="es-ES"/>
        </w:rPr>
        <w:t>Nota.</w:t>
      </w:r>
      <w:r w:rsidRPr="229D7926" w:rsidR="00053EC9">
        <w:rPr>
          <w:lang w:val="es-ES"/>
        </w:rPr>
        <w:t xml:space="preserve"> Términos del artefacto </w:t>
      </w:r>
      <w:r w:rsidRPr="229D7926" w:rsidR="00053EC9">
        <w:rPr>
          <w:lang w:val="es-ES"/>
        </w:rPr>
        <w:t>linear_model_</w:t>
      </w:r>
      <w:r w:rsidRPr="229D7926" w:rsidR="00053EC9">
        <w:rPr>
          <w:lang w:val="es-ES"/>
        </w:rPr>
        <w:t>terms.json</w:t>
      </w:r>
      <w:r w:rsidRPr="229D7926" w:rsidR="00053EC9">
        <w:rPr>
          <w:lang w:val="es-ES"/>
        </w:rPr>
        <w:t xml:space="preserve"> del </w:t>
      </w:r>
      <w:r w:rsidRPr="229D7926" w:rsidR="00053EC9">
        <w:rPr>
          <w:lang w:val="es-ES"/>
        </w:rPr>
        <w:t>baseline</w:t>
      </w:r>
      <w:r w:rsidRPr="229D7926" w:rsidR="00053EC9">
        <w:rPr>
          <w:lang w:val="es-ES"/>
        </w:rPr>
        <w:t xml:space="preserve"> histórico; no son coeficientes agregados de la validación cruzada actual.</w:t>
      </w:r>
    </w:p>
    <w:p w:rsidR="00A747DC" w:rsidRDefault="00253CC9" w14:paraId="1B96C8B7" w14:textId="77777777">
      <w:pPr>
        <w:spacing w:after="120" w:line="360" w:lineRule="auto"/>
        <w:jc w:val="both"/>
      </w:pPr>
      <w:r w:rsidRPr="229D7926" w:rsidR="00253CC9">
        <w:rPr>
          <w:lang w:val="es-ES"/>
        </w:rPr>
        <w:t xml:space="preserve">La Figura 8 muestra asociaciones léxicas del </w:t>
      </w:r>
      <w:r w:rsidRPr="229D7926" w:rsidR="00253CC9">
        <w:rPr>
          <w:i w:val="1"/>
          <w:iCs w:val="1"/>
          <w:lang w:val="es-ES"/>
        </w:rPr>
        <w:t>baseline</w:t>
      </w:r>
      <w:r w:rsidRPr="229D7926" w:rsidR="00253CC9">
        <w:rPr>
          <w:lang w:val="es-ES"/>
        </w:rPr>
        <w:t xml:space="preserve"> histórico de Linear SVC. La presencia de marcas como Reuters sugiere dependencia de estilo editorial en esa versión, pero no explica por sí sola los resultados del experimento agrupado ni demuestra una causa de la etiqueta. La interpretación del modelo nuevo requeriría un análisis de coeficientes por partición o un estimador final definido para ese fin.</w:t>
      </w:r>
    </w:p>
    <w:p w:rsidR="00A553D6" w:rsidRDefault="00F5493C" w14:paraId="029EDEBD" w14:textId="77777777">
      <w:pPr>
        <w:spacing w:after="120" w:line="360" w:lineRule="auto"/>
        <w:jc w:val="both"/>
      </w:pPr>
      <w:r w:rsidRPr="229D7926" w:rsidR="00F5493C">
        <w:rPr>
          <w:lang w:val="es-ES"/>
        </w:rPr>
        <w:t xml:space="preserve">Los pesos se interpretan como señales del modelo lineal dentro del espacio TF-IDF configurado. Un peso positivo contribuye a desplazar la decisión hacia </w:t>
      </w:r>
      <w:r w:rsidRPr="229D7926" w:rsidR="00F5493C">
        <w:rPr>
          <w:rFonts w:ascii="Consolas" w:hAnsi="Consolas" w:eastAsia="Consolas" w:cs="Consolas"/>
          <w:lang w:val="es-ES"/>
        </w:rPr>
        <w:t>fake_news</w:t>
      </w:r>
      <w:r w:rsidRPr="229D7926" w:rsidR="00F5493C">
        <w:rPr>
          <w:lang w:val="es-ES"/>
        </w:rPr>
        <w:t xml:space="preserve"> y uno negativo hacia </w:t>
      </w:r>
      <w:r w:rsidRPr="229D7926" w:rsidR="00F5493C">
        <w:rPr>
          <w:rFonts w:ascii="Consolas" w:hAnsi="Consolas" w:eastAsia="Consolas" w:cs="Consolas"/>
          <w:lang w:val="es-ES"/>
        </w:rPr>
        <w:t>no_fake</w:t>
      </w:r>
      <w:r w:rsidRPr="229D7926" w:rsidR="00F5493C">
        <w:rPr>
          <w:lang w:val="es-ES"/>
        </w:rPr>
        <w:t>, pero ningún término identifica una causa causal ni una regla suficiente por sí solo. El Apéndice A conserva una selección ampliada para verificar la Figura 8 frente al artefacto, manteniendo la advertencia sobre marcas editoriales.</w:t>
      </w:r>
    </w:p>
    <w:p w:rsidR="009C649E" w:rsidRDefault="00AB0F71" w14:paraId="23D3AC5D" w14:textId="77777777">
      <w:pPr>
        <w:keepLines w:val="1"/>
        <w:spacing w:after="120" w:line="360" w:lineRule="auto"/>
        <w:jc w:val="both"/>
      </w:pPr>
      <w:r w:rsidRPr="229D7926" w:rsidR="00AB0F71">
        <w:rPr>
          <w:lang w:val="es-ES"/>
        </w:rPr>
        <w:t xml:space="preserve">Los coeficientes y ejemplos de error del </w:t>
      </w:r>
      <w:r w:rsidRPr="229D7926" w:rsidR="00AB0F71">
        <w:rPr>
          <w:i w:val="1"/>
          <w:iCs w:val="1"/>
          <w:lang w:val="es-ES"/>
        </w:rPr>
        <w:t>baseline</w:t>
      </w:r>
      <w:r w:rsidRPr="229D7926" w:rsidR="00AB0F71">
        <w:rPr>
          <w:lang w:val="es-ES"/>
        </w:rPr>
        <w:t xml:space="preserve"> histórico permiten plantear preguntas de auditoría, pero no proporcionan una explicación causal de cada predicción. El signo y la magnitud de un peso dependen del vocabulario TF-IDF y del entrenamiento; términos como marcas editoriales pueden señalar procedencia. El catálogo se conserva en la Tabla A5 y no se atribuye al modelo seleccionado en el run agrupado.</w:t>
      </w:r>
    </w:p>
    <w:p w:rsidR="003F7554" w:rsidRDefault="00053EC9" w14:paraId="0A882C01" w14:textId="77777777">
      <w:pPr>
        <w:pStyle w:val="Ttulo2"/>
      </w:pPr>
      <w:bookmarkStart w:name="_Toc243512168" w:id="464"/>
      <w:r>
        <w:t>5.6 Evaluación de transferencia entre fuentes</w:t>
      </w:r>
      <w:bookmarkEnd w:id="464"/>
    </w:p>
    <w:p w:rsidR="003F7554" w:rsidRDefault="00053EC9" w14:paraId="250CE008" w14:textId="77777777">
      <w:pPr>
        <w:spacing w:after="120" w:line="360" w:lineRule="auto"/>
        <w:jc w:val="both"/>
      </w:pPr>
      <w:r>
        <w:t>La transferencia se evaluó en dos sentidos, ajustando cada modelo únicamente con una fuente y probándolo en la otra. No se detectaron grupos con procedencia combinada, por lo que ninguna fila del corpus derivado se excluyó por ese criterio. Los resultados se limitan a estas dos fuentes y no representan una evaluación externa general.</w:t>
      </w:r>
    </w:p>
    <w:p w:rsidR="003F7554" w:rsidRDefault="00053EC9" w14:paraId="79FB5930" w14:textId="77777777">
      <w:pPr>
        <w:spacing w:after="120" w:line="360" w:lineRule="auto"/>
        <w:jc w:val="both"/>
      </w:pPr>
      <w:r>
        <w:t>La Tabla 24 recoge las cuatro evaluaciones de transferencia registradas.</w:t>
      </w:r>
    </w:p>
    <w:p w:rsidR="003F7554" w:rsidRDefault="00053EC9" w14:paraId="3A996ED0" w14:textId="77777777">
      <w:pPr>
        <w:keepNext/>
        <w:keepLines/>
        <w:spacing w:after="0" w:line="360" w:lineRule="auto"/>
      </w:pPr>
      <w:r>
        <w:rPr>
          <w:b/>
        </w:rPr>
        <w:t>Tabla 24</w:t>
      </w:r>
    </w:p>
    <w:p w:rsidR="003F7554" w:rsidRDefault="00053EC9" w14:paraId="2B3CFC74" w14:textId="77777777">
      <w:pPr>
        <w:keepNext/>
        <w:keepLines/>
        <w:spacing w:after="120" w:line="360" w:lineRule="auto"/>
      </w:pPr>
      <w:r>
        <w:rPr>
          <w:i/>
        </w:rPr>
        <w:t>Macro F1 en transferencias entre archive2 y LIAR</w:t>
      </w:r>
    </w:p>
    <w:tbl>
      <w:tblPr>
        <w:tblW w:w="8959" w:type="dxa"/>
        <w:jc w:val="center"/>
        <w:tblBorders>
          <w:top w:val="single" w:color="000000" w:themeColor="text1" w:sz="4" w:space="0"/>
          <w:left w:val="nil"/>
          <w:bottom w:val="single" w:color="000000" w:themeColor="text1"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362"/>
        <w:gridCol w:w="2182"/>
        <w:gridCol w:w="2240"/>
        <w:gridCol w:w="1701"/>
        <w:gridCol w:w="1474"/>
      </w:tblGrid>
      <w:tr w:rsidR="003F7554" w:rsidTr="229D7926" w14:paraId="393D9B40" w14:textId="77777777">
        <w:trPr>
          <w:cantSplit/>
          <w:tblHeader/>
          <w:trHeight w:val="300"/>
        </w:trPr>
        <w:tc>
          <w:tcPr>
            <w:tcW w:w="1362" w:type="dxa"/>
            <w:tcBorders>
              <w:bottom w:val="single" w:color="000000" w:themeColor="text1" w:sz="4" w:space="0"/>
            </w:tcBorders>
            <w:tcMar/>
            <w:vAlign w:val="center"/>
          </w:tcPr>
          <w:p w:rsidR="009C649E" w:rsidRDefault="00AB0F71" w14:paraId="5DADAE47" w14:textId="77777777">
            <w:pPr>
              <w:keepNext/>
              <w:keepLines/>
              <w:spacing w:after="0" w:line="240" w:lineRule="auto"/>
              <w:jc w:val="center"/>
            </w:pPr>
            <w:r>
              <w:rPr>
                <w:b/>
              </w:rPr>
              <w:t>Dirección</w:t>
            </w:r>
          </w:p>
        </w:tc>
        <w:tc>
          <w:tcPr>
            <w:tcW w:w="2182" w:type="dxa"/>
            <w:tcBorders>
              <w:bottom w:val="single" w:color="000000" w:themeColor="text1" w:sz="4" w:space="0"/>
            </w:tcBorders>
            <w:tcMar/>
            <w:vAlign w:val="center"/>
          </w:tcPr>
          <w:p w:rsidR="003F7554" w:rsidRDefault="00053EC9" w14:paraId="6B03C636" w14:textId="77777777">
            <w:pPr>
              <w:keepNext/>
              <w:keepLines/>
              <w:spacing w:after="0" w:line="240" w:lineRule="auto"/>
              <w:jc w:val="center"/>
            </w:pPr>
            <w:r>
              <w:rPr>
                <w:b/>
              </w:rPr>
              <w:t>Modelo</w:t>
            </w:r>
          </w:p>
        </w:tc>
        <w:tc>
          <w:tcPr>
            <w:tcW w:w="2240" w:type="dxa"/>
            <w:tcBorders>
              <w:bottom w:val="single" w:color="000000" w:themeColor="text1" w:sz="4" w:space="0"/>
            </w:tcBorders>
            <w:tcMar/>
            <w:vAlign w:val="center"/>
          </w:tcPr>
          <w:p w:rsidR="003F7554" w:rsidRDefault="00053EC9" w14:paraId="0AD7FF74" w14:textId="77777777">
            <w:pPr>
              <w:keepNext/>
              <w:keepLines/>
              <w:spacing w:after="0" w:line="240" w:lineRule="auto"/>
              <w:jc w:val="center"/>
            </w:pPr>
            <w:r>
              <w:rPr>
                <w:b/>
              </w:rPr>
              <w:t>Entrenamiento (n)</w:t>
            </w:r>
          </w:p>
        </w:tc>
        <w:tc>
          <w:tcPr>
            <w:tcW w:w="1701" w:type="dxa"/>
            <w:tcBorders>
              <w:bottom w:val="single" w:color="000000" w:themeColor="text1" w:sz="4" w:space="0"/>
            </w:tcBorders>
            <w:tcMar/>
            <w:vAlign w:val="center"/>
          </w:tcPr>
          <w:p w:rsidR="003F7554" w:rsidRDefault="00053EC9" w14:paraId="1B6FC61B" w14:textId="77777777">
            <w:pPr>
              <w:keepNext/>
              <w:keepLines/>
              <w:spacing w:after="0" w:line="240" w:lineRule="auto"/>
              <w:jc w:val="center"/>
            </w:pPr>
            <w:r>
              <w:rPr>
                <w:b/>
              </w:rPr>
              <w:t>Prueba (n)</w:t>
            </w:r>
          </w:p>
        </w:tc>
        <w:tc>
          <w:tcPr>
            <w:tcW w:w="1474" w:type="dxa"/>
            <w:tcBorders>
              <w:bottom w:val="single" w:color="000000" w:themeColor="text1" w:sz="4" w:space="0"/>
            </w:tcBorders>
            <w:tcMar/>
            <w:vAlign w:val="center"/>
          </w:tcPr>
          <w:p w:rsidR="003F7554" w:rsidRDefault="00053EC9" w14:paraId="2A0FBFCB" w14:textId="77777777">
            <w:pPr>
              <w:keepNext/>
              <w:keepLines/>
              <w:spacing w:after="0" w:line="240" w:lineRule="auto"/>
              <w:jc w:val="center"/>
            </w:pPr>
            <w:r>
              <w:rPr>
                <w:b/>
              </w:rPr>
              <w:t>Macro F1</w:t>
            </w:r>
          </w:p>
        </w:tc>
      </w:tr>
      <w:tr w:rsidR="003F7554" w:rsidTr="229D7926" w14:paraId="6552C366" w14:textId="77777777">
        <w:trPr>
          <w:cantSplit/>
          <w:trHeight w:val="300"/>
        </w:trPr>
        <w:tc>
          <w:tcPr>
            <w:tcW w:w="1362" w:type="dxa"/>
            <w:tcMar/>
            <w:vAlign w:val="center"/>
          </w:tcPr>
          <w:p w:rsidR="003F7554" w:rsidRDefault="00053EC9" w14:paraId="0B79AB30" w14:textId="77777777">
            <w:pPr>
              <w:keepNext/>
              <w:keepLines/>
              <w:spacing w:after="0" w:line="240" w:lineRule="auto"/>
            </w:pPr>
            <w:r>
              <w:t>archive2 → LIAR</w:t>
            </w:r>
          </w:p>
        </w:tc>
        <w:tc>
          <w:tcPr>
            <w:tcW w:w="2182" w:type="dxa"/>
            <w:tcMar/>
            <w:vAlign w:val="center"/>
          </w:tcPr>
          <w:p w:rsidR="003F7554" w:rsidRDefault="00053EC9" w14:paraId="55A9081C" w14:textId="77777777">
            <w:pPr>
              <w:keepNext/>
              <w:keepLines/>
              <w:spacing w:after="0" w:line="240" w:lineRule="auto"/>
            </w:pPr>
            <w:r>
              <w:t>Regresión logística</w:t>
            </w:r>
          </w:p>
        </w:tc>
        <w:tc>
          <w:tcPr>
            <w:tcW w:w="2240" w:type="dxa"/>
            <w:tcMar/>
            <w:vAlign w:val="center"/>
          </w:tcPr>
          <w:p w:rsidR="003F7554" w:rsidP="229D7926" w:rsidRDefault="00053EC9" w14:paraId="50A8F270" w14:textId="77777777">
            <w:pPr>
              <w:keepNext w:val="1"/>
              <w:keepLines w:val="1"/>
              <w:spacing w:after="0" w:line="240" w:lineRule="auto"/>
              <w:jc w:val="center"/>
            </w:pPr>
            <w:r w:rsidR="00053EC9">
              <w:rPr/>
              <w:t>38.826</w:t>
            </w:r>
          </w:p>
        </w:tc>
        <w:tc>
          <w:tcPr>
            <w:tcW w:w="1701" w:type="dxa"/>
            <w:tcMar/>
            <w:vAlign w:val="center"/>
          </w:tcPr>
          <w:p w:rsidR="003F7554" w:rsidP="229D7926" w:rsidRDefault="00053EC9" w14:paraId="7C698B79" w14:textId="77777777">
            <w:pPr>
              <w:keepNext w:val="1"/>
              <w:keepLines w:val="1"/>
              <w:spacing w:after="0" w:line="240" w:lineRule="auto"/>
              <w:jc w:val="center"/>
            </w:pPr>
            <w:r w:rsidR="00053EC9">
              <w:rPr/>
              <w:t>5.582</w:t>
            </w:r>
          </w:p>
        </w:tc>
        <w:tc>
          <w:tcPr>
            <w:tcW w:w="1474" w:type="dxa"/>
            <w:tcMar/>
            <w:vAlign w:val="center"/>
          </w:tcPr>
          <w:p w:rsidR="003F7554" w:rsidP="229D7926" w:rsidRDefault="00053EC9" w14:paraId="7818AA86" w14:textId="77777777">
            <w:pPr>
              <w:keepNext w:val="1"/>
              <w:keepLines w:val="1"/>
              <w:spacing w:after="0" w:line="240" w:lineRule="auto"/>
              <w:jc w:val="center"/>
            </w:pPr>
            <w:r w:rsidR="00053EC9">
              <w:rPr/>
              <w:t>0,5069</w:t>
            </w:r>
          </w:p>
        </w:tc>
      </w:tr>
      <w:tr w:rsidR="003F7554" w:rsidTr="229D7926" w14:paraId="623EBF23" w14:textId="77777777">
        <w:trPr>
          <w:cantSplit/>
          <w:trHeight w:val="300"/>
        </w:trPr>
        <w:tc>
          <w:tcPr>
            <w:tcW w:w="1362" w:type="dxa"/>
            <w:tcMar/>
            <w:vAlign w:val="center"/>
          </w:tcPr>
          <w:p w:rsidR="003F7554" w:rsidRDefault="00053EC9" w14:paraId="331F0F79" w14:textId="77777777">
            <w:pPr>
              <w:keepNext/>
              <w:keepLines/>
              <w:spacing w:after="0" w:line="240" w:lineRule="auto"/>
            </w:pPr>
            <w:r>
              <w:t>archive2 → LIAR</w:t>
            </w:r>
          </w:p>
        </w:tc>
        <w:tc>
          <w:tcPr>
            <w:tcW w:w="2182" w:type="dxa"/>
            <w:tcMar/>
            <w:vAlign w:val="center"/>
          </w:tcPr>
          <w:p w:rsidR="003F7554" w:rsidRDefault="00053EC9" w14:paraId="49A1729E" w14:textId="77777777">
            <w:pPr>
              <w:keepNext/>
              <w:keepLines/>
              <w:spacing w:after="0" w:line="240" w:lineRule="auto"/>
            </w:pPr>
            <w:r>
              <w:t>Linear SVC</w:t>
            </w:r>
          </w:p>
        </w:tc>
        <w:tc>
          <w:tcPr>
            <w:tcW w:w="2240" w:type="dxa"/>
            <w:tcMar/>
            <w:vAlign w:val="center"/>
          </w:tcPr>
          <w:p w:rsidR="003F7554" w:rsidP="229D7926" w:rsidRDefault="00053EC9" w14:paraId="51B6F32F" w14:textId="77777777">
            <w:pPr>
              <w:keepNext w:val="1"/>
              <w:keepLines w:val="1"/>
              <w:spacing w:after="0" w:line="240" w:lineRule="auto"/>
              <w:jc w:val="center"/>
            </w:pPr>
            <w:r w:rsidR="00053EC9">
              <w:rPr/>
              <w:t>38.826</w:t>
            </w:r>
          </w:p>
        </w:tc>
        <w:tc>
          <w:tcPr>
            <w:tcW w:w="1701" w:type="dxa"/>
            <w:tcMar/>
            <w:vAlign w:val="center"/>
          </w:tcPr>
          <w:p w:rsidR="003F7554" w:rsidP="229D7926" w:rsidRDefault="00053EC9" w14:paraId="729C3F77" w14:textId="77777777">
            <w:pPr>
              <w:keepNext w:val="1"/>
              <w:keepLines w:val="1"/>
              <w:spacing w:after="0" w:line="240" w:lineRule="auto"/>
              <w:jc w:val="center"/>
            </w:pPr>
            <w:r w:rsidR="00053EC9">
              <w:rPr/>
              <w:t>5.582</w:t>
            </w:r>
          </w:p>
        </w:tc>
        <w:tc>
          <w:tcPr>
            <w:tcW w:w="1474" w:type="dxa"/>
            <w:tcMar/>
            <w:vAlign w:val="center"/>
          </w:tcPr>
          <w:p w:rsidR="003F7554" w:rsidP="229D7926" w:rsidRDefault="00053EC9" w14:paraId="6F3BBFEC" w14:textId="77777777">
            <w:pPr>
              <w:keepNext w:val="1"/>
              <w:keepLines w:val="1"/>
              <w:spacing w:after="0" w:line="240" w:lineRule="auto"/>
              <w:jc w:val="center"/>
            </w:pPr>
            <w:r w:rsidR="00053EC9">
              <w:rPr/>
              <w:t>0,5064</w:t>
            </w:r>
          </w:p>
        </w:tc>
      </w:tr>
      <w:tr w:rsidR="003F7554" w:rsidTr="229D7926" w14:paraId="7BDB1EE1" w14:textId="77777777">
        <w:trPr>
          <w:cantSplit/>
          <w:trHeight w:val="300"/>
        </w:trPr>
        <w:tc>
          <w:tcPr>
            <w:tcW w:w="1362" w:type="dxa"/>
            <w:tcMar/>
            <w:vAlign w:val="center"/>
          </w:tcPr>
          <w:p w:rsidR="003F7554" w:rsidRDefault="00053EC9" w14:paraId="1C378C0A" w14:textId="77777777">
            <w:pPr>
              <w:keepNext/>
              <w:keepLines/>
              <w:spacing w:after="0" w:line="240" w:lineRule="auto"/>
            </w:pPr>
            <w:r>
              <w:t>LIAR → archive2</w:t>
            </w:r>
          </w:p>
        </w:tc>
        <w:tc>
          <w:tcPr>
            <w:tcW w:w="2182" w:type="dxa"/>
            <w:tcMar/>
            <w:vAlign w:val="center"/>
          </w:tcPr>
          <w:p w:rsidR="003F7554" w:rsidRDefault="00053EC9" w14:paraId="1A042BCF" w14:textId="77777777">
            <w:pPr>
              <w:keepNext/>
              <w:keepLines/>
              <w:spacing w:after="0" w:line="240" w:lineRule="auto"/>
            </w:pPr>
            <w:r>
              <w:t>Regresión logística</w:t>
            </w:r>
          </w:p>
        </w:tc>
        <w:tc>
          <w:tcPr>
            <w:tcW w:w="2240" w:type="dxa"/>
            <w:tcMar/>
            <w:vAlign w:val="center"/>
          </w:tcPr>
          <w:p w:rsidR="003F7554" w:rsidP="229D7926" w:rsidRDefault="00053EC9" w14:paraId="2D116550" w14:textId="77777777">
            <w:pPr>
              <w:keepNext w:val="1"/>
              <w:keepLines w:val="1"/>
              <w:spacing w:after="0" w:line="240" w:lineRule="auto"/>
              <w:jc w:val="center"/>
            </w:pPr>
            <w:r w:rsidR="00053EC9">
              <w:rPr/>
              <w:t>5.582</w:t>
            </w:r>
          </w:p>
        </w:tc>
        <w:tc>
          <w:tcPr>
            <w:tcW w:w="1701" w:type="dxa"/>
            <w:tcMar/>
            <w:vAlign w:val="center"/>
          </w:tcPr>
          <w:p w:rsidR="003F7554" w:rsidP="229D7926" w:rsidRDefault="00053EC9" w14:paraId="0F6881FC" w14:textId="77777777">
            <w:pPr>
              <w:keepNext w:val="1"/>
              <w:keepLines w:val="1"/>
              <w:spacing w:after="0" w:line="240" w:lineRule="auto"/>
              <w:jc w:val="center"/>
            </w:pPr>
            <w:r w:rsidR="00053EC9">
              <w:rPr/>
              <w:t>38.826</w:t>
            </w:r>
          </w:p>
        </w:tc>
        <w:tc>
          <w:tcPr>
            <w:tcW w:w="1474" w:type="dxa"/>
            <w:tcMar/>
            <w:vAlign w:val="center"/>
          </w:tcPr>
          <w:p w:rsidR="003F7554" w:rsidP="229D7926" w:rsidRDefault="00053EC9" w14:paraId="374F64CF" w14:textId="77777777">
            <w:pPr>
              <w:keepNext w:val="1"/>
              <w:keepLines w:val="1"/>
              <w:spacing w:after="0" w:line="240" w:lineRule="auto"/>
              <w:jc w:val="center"/>
            </w:pPr>
            <w:r w:rsidR="00053EC9">
              <w:rPr/>
              <w:t>0,4741</w:t>
            </w:r>
          </w:p>
        </w:tc>
      </w:tr>
      <w:tr w:rsidR="003F7554" w:rsidTr="229D7926" w14:paraId="0BB8120C" w14:textId="77777777">
        <w:trPr>
          <w:cantSplit/>
          <w:trHeight w:val="300"/>
        </w:trPr>
        <w:tc>
          <w:tcPr>
            <w:tcW w:w="1362" w:type="dxa"/>
            <w:tcMar/>
            <w:vAlign w:val="center"/>
          </w:tcPr>
          <w:p w:rsidR="003F7554" w:rsidRDefault="00053EC9" w14:paraId="203C9B18" w14:textId="77777777">
            <w:pPr>
              <w:keepNext/>
              <w:keepLines/>
              <w:spacing w:after="0" w:line="240" w:lineRule="auto"/>
            </w:pPr>
            <w:r>
              <w:t>LIAR → archive2</w:t>
            </w:r>
          </w:p>
        </w:tc>
        <w:tc>
          <w:tcPr>
            <w:tcW w:w="2182" w:type="dxa"/>
            <w:tcMar/>
            <w:vAlign w:val="center"/>
          </w:tcPr>
          <w:p w:rsidR="003F7554" w:rsidRDefault="00053EC9" w14:paraId="5016BD36" w14:textId="77777777">
            <w:pPr>
              <w:keepNext/>
              <w:keepLines/>
              <w:spacing w:after="0" w:line="240" w:lineRule="auto"/>
            </w:pPr>
            <w:r>
              <w:t>Linear SVC</w:t>
            </w:r>
          </w:p>
        </w:tc>
        <w:tc>
          <w:tcPr>
            <w:tcW w:w="2240" w:type="dxa"/>
            <w:tcMar/>
            <w:vAlign w:val="center"/>
          </w:tcPr>
          <w:p w:rsidR="003F7554" w:rsidP="229D7926" w:rsidRDefault="00053EC9" w14:paraId="1365A420" w14:textId="77777777">
            <w:pPr>
              <w:keepNext w:val="1"/>
              <w:keepLines w:val="1"/>
              <w:spacing w:after="0" w:line="240" w:lineRule="auto"/>
              <w:jc w:val="center"/>
            </w:pPr>
            <w:r w:rsidR="00053EC9">
              <w:rPr/>
              <w:t>5.582</w:t>
            </w:r>
          </w:p>
        </w:tc>
        <w:tc>
          <w:tcPr>
            <w:tcW w:w="1701" w:type="dxa"/>
            <w:tcMar/>
            <w:vAlign w:val="center"/>
          </w:tcPr>
          <w:p w:rsidR="003F7554" w:rsidP="229D7926" w:rsidRDefault="00053EC9" w14:paraId="3D561B7E" w14:textId="77777777">
            <w:pPr>
              <w:keepNext w:val="1"/>
              <w:keepLines w:val="1"/>
              <w:spacing w:after="0" w:line="240" w:lineRule="auto"/>
              <w:jc w:val="center"/>
            </w:pPr>
            <w:r w:rsidR="00053EC9">
              <w:rPr/>
              <w:t>38.826</w:t>
            </w:r>
          </w:p>
        </w:tc>
        <w:tc>
          <w:tcPr>
            <w:tcW w:w="1474" w:type="dxa"/>
            <w:tcMar/>
            <w:vAlign w:val="center"/>
          </w:tcPr>
          <w:p w:rsidR="003F7554" w:rsidP="229D7926" w:rsidRDefault="00053EC9" w14:paraId="2B698FA2" w14:textId="77777777">
            <w:pPr>
              <w:keepNext w:val="1"/>
              <w:keepLines w:val="1"/>
              <w:spacing w:after="0" w:line="240" w:lineRule="auto"/>
              <w:jc w:val="center"/>
            </w:pPr>
            <w:r w:rsidR="00053EC9">
              <w:rPr/>
              <w:t>0,5203</w:t>
            </w:r>
          </w:p>
        </w:tc>
      </w:tr>
    </w:tbl>
    <w:p w:rsidR="003F7554" w:rsidP="229D7926" w:rsidRDefault="00053EC9" w14:paraId="2F9901D2" w14:textId="77777777">
      <w:pPr>
        <w:keepLines w:val="1"/>
        <w:spacing w:after="120" w:line="360" w:lineRule="auto"/>
        <w:jc w:val="both"/>
      </w:pPr>
      <w:r w:rsidRPr="229D7926" w:rsidR="00053EC9">
        <w:rPr>
          <w:i w:val="1"/>
          <w:iCs w:val="1"/>
        </w:rPr>
        <w:t>Nota.</w:t>
      </w:r>
      <w:r w:rsidR="00053EC9">
        <w:rPr/>
        <w:t xml:space="preserve"> Se emplearon umbrales fijos; los grupos mixtos se excluyen cuando existen. Las métricas no validan transferencia a otros dominios.</w:t>
      </w:r>
    </w:p>
    <w:p w:rsidR="009C649E" w:rsidRDefault="00AB0F71" w14:paraId="1BE79641" w14:textId="77777777">
      <w:pPr>
        <w:keepLines w:val="1"/>
        <w:spacing w:after="120" w:line="360" w:lineRule="auto"/>
        <w:jc w:val="both"/>
      </w:pPr>
      <w:r w:rsidRPr="229D7926" w:rsidR="00AB0F71">
        <w:rPr>
          <w:lang w:val="es-ES"/>
        </w:rPr>
        <w:t>Las cuatro matrices de transferencia y las predicciones por dirección están persistidas en los artefactos del run. La diferencia entre modelos en una dirección no debe confundirse con transferencia demostrada a Telegram u otro dominio no evaluado.</w:t>
      </w:r>
    </w:p>
    <w:p w:rsidR="009C649E" w:rsidRDefault="00AB0F71" w14:paraId="1E7C0199" w14:textId="77777777">
      <w:pPr>
        <w:keepLines w:val="1"/>
        <w:spacing w:after="120" w:line="360" w:lineRule="auto"/>
        <w:jc w:val="both"/>
      </w:pPr>
      <w:r w:rsidRPr="229D7926" w:rsidR="00AB0F71">
        <w:rPr>
          <w:lang w:val="es-ES"/>
        </w:rPr>
        <w:t xml:space="preserve">Las dos direcciones de transferencia no son intercambiables. Entrenar con noticias de archive2 y probar con declaraciones LIAR cambia el tamaño del entrenamiento y la forma del texto respecto a invertir origen y destino; también cambian la composición y la construcción de etiquetas. </w:t>
      </w:r>
      <w:r w:rsidRPr="229D7926" w:rsidR="00AB0F71">
        <w:rPr>
          <w:lang w:val="es-ES"/>
        </w:rPr>
        <w:t>Los cuatro macro</w:t>
      </w:r>
      <w:r w:rsidRPr="229D7926" w:rsidR="00AB0F71">
        <w:rPr>
          <w:lang w:val="es-ES"/>
        </w:rPr>
        <w:t xml:space="preserve"> F1 proceden de ajustes específicos para cada dirección y candidato, con matrices y predicciones conservadas en el run. Su contraste con la validación cruzada mezclada observa simultáneamente varias diferencias de protocolo: no estima por sí solo el efecto de la deduplicación ni acredita funcionamiento sobre Telegram.</w:t>
      </w:r>
    </w:p>
    <w:p w:rsidR="009E52A8" w:rsidP="3DBD6B24" w:rsidRDefault="00253CC9" w14:paraId="16561716" w14:textId="77777777">
      <w:pPr>
        <w:pStyle w:val="Ttulo2"/>
        <w:spacing w:after="120" w:line="360" w:lineRule="auto"/>
      </w:pPr>
      <w:bookmarkStart w:name="_Toc243512169" w:id="510"/>
      <w:r>
        <w:t>5.7 Validación automatizada</w:t>
      </w:r>
      <w:bookmarkEnd w:id="510"/>
    </w:p>
    <w:p w:rsidR="00A747DC" w:rsidRDefault="00253CC9" w14:paraId="7FC06BEC" w14:textId="77777777">
      <w:pPr>
        <w:spacing w:after="120" w:line="360" w:lineRule="auto"/>
        <w:jc w:val="both"/>
      </w:pPr>
      <w:r w:rsidRPr="229D7926" w:rsidR="00253CC9">
        <w:rPr>
          <w:lang w:val="es-ES"/>
        </w:rPr>
        <w:t>La suite actual de pytest registra 28 pruebas superadas y 0 fallidas en el informe JUnit de la ejecución del 24 de septiembre de 2026. Se incluyen doce pruebas del protocolo de robustez. El resultado histórico de 16 pruebas descrito en la versión previa queda únicamente como registro de esa versión y no se confunde con esta ejecución.</w:t>
      </w:r>
    </w:p>
    <w:p w:rsidR="008617EA" w:rsidP="5A7E7510" w:rsidRDefault="00253CC9" w14:paraId="13F94123" w14:textId="77777777">
      <w:pPr>
        <w:spacing w:after="120" w:line="360" w:lineRule="auto"/>
        <w:jc w:val="both"/>
      </w:pPr>
      <w:r w:rsidRPr="229D7926" w:rsidR="00253CC9">
        <w:rPr>
          <w:lang w:val="es-ES"/>
        </w:rPr>
        <w:t xml:space="preserve">Las pruebas de Telegram usan </w:t>
      </w:r>
      <w:r w:rsidRPr="229D7926" w:rsidR="00253CC9">
        <w:rPr>
          <w:rFonts w:ascii="Consolas" w:hAnsi="Consolas" w:eastAsia="Consolas" w:cs="Consolas"/>
          <w:lang w:val="es-ES"/>
        </w:rPr>
        <w:t>_FakeClient</w:t>
      </w:r>
      <w:r w:rsidRPr="229D7926" w:rsidR="00253CC9">
        <w:rPr>
          <w:lang w:val="es-ES"/>
        </w:rPr>
        <w:t>; no existe una prueba específica de deduplicación persistente. El informe verifica software y contratos sintéticos, pero no demuestra validez estadística, generalización, rendimiento real en Telegram ni acceso a canales reales.</w:t>
      </w:r>
    </w:p>
    <w:p w:rsidR="00A553D6" w:rsidRDefault="00F5493C" w14:paraId="5C448DB1" w14:textId="77777777">
      <w:pPr>
        <w:spacing w:after="120" w:line="360" w:lineRule="auto"/>
        <w:jc w:val="both"/>
      </w:pPr>
      <w:r w:rsidRPr="229D7926" w:rsidR="00F5493C">
        <w:rPr>
          <w:lang w:val="es-ES"/>
        </w:rPr>
        <w:t xml:space="preserve">La evidencia automatizada se acompaña de comprobaciones de integridad del experimento: 44.408 predicciones por modelo, 44.408 filas asignadas, ningún grupo de duplicados repartido entre </w:t>
      </w:r>
      <w:r w:rsidRPr="229D7926" w:rsidR="00F5493C">
        <w:rPr>
          <w:i w:val="1"/>
          <w:iCs w:val="1"/>
          <w:lang w:val="es-ES"/>
        </w:rPr>
        <w:t>folds</w:t>
      </w:r>
      <w:r w:rsidRPr="229D7926" w:rsidR="00F5493C">
        <w:rPr>
          <w:lang w:val="es-ES"/>
        </w:rPr>
        <w:t xml:space="preserve"> y ninguna advertencia de convergencia en los diez ajustes de validación cruzada. Las salidas del manifiesto conservan las iteraciones, duración y versiones. Estas verificaciones de ejecución no sustituyen la interpretación de amenazas a la validez.</w:t>
      </w:r>
    </w:p>
    <w:p w:rsidR="009E52A8" w:rsidP="3DBD6B24" w:rsidRDefault="00253CC9" w14:paraId="4CFC9F0F" w14:textId="77777777">
      <w:pPr>
        <w:pStyle w:val="Ttulo2"/>
        <w:spacing w:after="120" w:line="360" w:lineRule="auto"/>
      </w:pPr>
      <w:bookmarkStart w:name="_Toc243512170" w:id="511"/>
      <w:r>
        <w:t>5.8 Amenazas a la validez</w:t>
      </w:r>
      <w:bookmarkEnd w:id="511"/>
    </w:p>
    <w:p w:rsidR="00A747DC" w:rsidRDefault="00253CC9" w14:paraId="126EE189" w14:textId="77777777">
      <w:pPr>
        <w:spacing w:after="120" w:line="360" w:lineRule="auto"/>
        <w:jc w:val="both"/>
      </w:pPr>
      <w:r>
        <w:t>La Tabla 25 reúne las amenazas a la validez de la comparación agrupada y de las dos pruebas de transferencia.</w:t>
      </w:r>
    </w:p>
    <w:p w:rsidR="00A747DC" w:rsidP="3DBD6B24" w:rsidRDefault="00253CC9" w14:paraId="42CF0B81" w14:textId="77777777">
      <w:pPr>
        <w:keepNext/>
        <w:keepLines/>
        <w:spacing w:after="0" w:line="360" w:lineRule="auto"/>
      </w:pPr>
      <w:r>
        <w:rPr>
          <w:b/>
        </w:rPr>
        <w:t>Tabla 25</w:t>
      </w:r>
    </w:p>
    <w:p w:rsidR="00A747DC" w:rsidP="3DBD6B24" w:rsidRDefault="00253CC9" w14:paraId="1BF91953" w14:textId="77777777">
      <w:pPr>
        <w:keepNext/>
        <w:keepLines/>
        <w:spacing w:after="120" w:line="360" w:lineRule="auto"/>
      </w:pPr>
      <w:r>
        <w:rPr>
          <w:i/>
        </w:rPr>
        <w:t>Amenazas a la validez del estudio</w:t>
      </w:r>
    </w:p>
    <w:tbl>
      <w:tblPr>
        <w:tblStyle w:val="ac"/>
        <w:tblW w:w="8959" w:type="dxa"/>
        <w:jc w:val="center"/>
        <w:tblInd w:w="0" w:type="dxa"/>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rsidTr="229D7926" w14:paraId="1DC13649" w14:textId="77777777">
        <w:trPr>
          <w:cantSplit/>
          <w:tblHeader/>
          <w:jc w:val="center"/>
        </w:trPr>
        <w:tc>
          <w:tcPr>
            <w:tcW w:w="2015" w:type="dxa"/>
            <w:tcBorders>
              <w:bottom w:val="single" w:color="000000" w:themeColor="text1" w:sz="4" w:space="0"/>
            </w:tcBorders>
            <w:tcMar/>
            <w:vAlign w:val="center"/>
          </w:tcPr>
          <w:p w:rsidR="003F7554" w:rsidRDefault="00053EC9" w14:paraId="3E4D473D" w14:textId="77777777">
            <w:pPr>
              <w:keepNext/>
              <w:keepLines/>
              <w:spacing w:after="0" w:line="240" w:lineRule="auto"/>
              <w:jc w:val="center"/>
            </w:pPr>
            <w:r>
              <w:rPr>
                <w:b/>
              </w:rPr>
              <w:t>Amenaza</w:t>
            </w:r>
          </w:p>
        </w:tc>
        <w:tc>
          <w:tcPr>
            <w:tcW w:w="3247" w:type="dxa"/>
            <w:tcBorders>
              <w:bottom w:val="single" w:color="000000" w:themeColor="text1" w:sz="4" w:space="0"/>
            </w:tcBorders>
            <w:tcMar/>
            <w:vAlign w:val="center"/>
          </w:tcPr>
          <w:p w:rsidR="003F7554" w:rsidRDefault="00053EC9" w14:paraId="35B2D0F1" w14:textId="77777777">
            <w:pPr>
              <w:keepNext/>
              <w:keepLines/>
              <w:spacing w:after="0" w:line="240" w:lineRule="auto"/>
              <w:jc w:val="center"/>
            </w:pPr>
            <w:r>
              <w:rPr>
                <w:b/>
              </w:rPr>
              <w:t>Descripción observada</w:t>
            </w:r>
          </w:p>
        </w:tc>
        <w:tc>
          <w:tcPr>
            <w:tcW w:w="3695" w:type="dxa"/>
            <w:tcBorders>
              <w:bottom w:val="single" w:color="000000" w:themeColor="text1" w:sz="4" w:space="0"/>
            </w:tcBorders>
            <w:tcMar/>
            <w:vAlign w:val="center"/>
          </w:tcPr>
          <w:p w:rsidR="003F7554" w:rsidRDefault="00053EC9" w14:paraId="280688F7" w14:textId="77777777">
            <w:pPr>
              <w:keepNext/>
              <w:keepLines/>
              <w:spacing w:after="0" w:line="240" w:lineRule="auto"/>
              <w:jc w:val="center"/>
            </w:pPr>
            <w:r>
              <w:rPr>
                <w:b/>
              </w:rPr>
              <w:t>Límite o control</w:t>
            </w:r>
          </w:p>
        </w:tc>
      </w:tr>
      <w:tr w:rsidR="00A747DC" w:rsidTr="229D7926" w14:paraId="1130399F" w14:textId="77777777">
        <w:trPr>
          <w:cantSplit/>
          <w:jc w:val="center"/>
        </w:trPr>
        <w:tc>
          <w:tcPr>
            <w:tcW w:w="2015" w:type="dxa"/>
            <w:tcMar/>
            <w:vAlign w:val="center"/>
          </w:tcPr>
          <w:p w:rsidR="003F7554" w:rsidRDefault="00053EC9" w14:paraId="184C5E19" w14:textId="77777777">
            <w:pPr>
              <w:keepNext/>
              <w:keepLines/>
              <w:spacing w:after="0" w:line="240" w:lineRule="auto"/>
            </w:pPr>
            <w:r>
              <w:t>Efecto de fuente</w:t>
            </w:r>
          </w:p>
        </w:tc>
        <w:tc>
          <w:tcPr>
            <w:tcW w:w="3247" w:type="dxa"/>
            <w:tcMar/>
            <w:vAlign w:val="center"/>
          </w:tcPr>
          <w:p w:rsidR="003F7554" w:rsidRDefault="00053EC9" w14:paraId="44C294D0" w14:textId="77777777">
            <w:pPr>
              <w:keepNext/>
              <w:keepLines/>
              <w:spacing w:after="0" w:line="240" w:lineRule="auto"/>
            </w:pPr>
            <w:r>
              <w:t>Macro F1 global por fuente: archive2 0,9845; LIAR 0,5949.</w:t>
            </w:r>
          </w:p>
        </w:tc>
        <w:tc>
          <w:tcPr>
            <w:tcW w:w="3695" w:type="dxa"/>
            <w:tcMar/>
            <w:vAlign w:val="center"/>
          </w:tcPr>
          <w:p w:rsidR="003F7554" w:rsidRDefault="00053EC9" w14:paraId="77D3BE16" w14:textId="77777777">
            <w:pPr>
              <w:keepNext/>
              <w:keepLines/>
              <w:spacing w:after="0" w:line="240" w:lineRule="auto"/>
            </w:pPr>
            <w:r>
              <w:t>Desglose OOF por fuente; no atribuir el resultado global solo a semántica.</w:t>
            </w:r>
          </w:p>
        </w:tc>
      </w:tr>
      <w:tr w:rsidR="00A747DC" w:rsidTr="229D7926" w14:paraId="2E51FDAF" w14:textId="77777777">
        <w:trPr>
          <w:cantSplit/>
          <w:jc w:val="center"/>
        </w:trPr>
        <w:tc>
          <w:tcPr>
            <w:tcW w:w="2015" w:type="dxa"/>
            <w:tcMar/>
            <w:vAlign w:val="center"/>
          </w:tcPr>
          <w:p w:rsidR="003F7554" w:rsidRDefault="00053EC9" w14:paraId="021F4455" w14:textId="77777777">
            <w:pPr>
              <w:keepNext/>
              <w:keepLines/>
              <w:spacing w:after="0" w:line="240" w:lineRule="auto"/>
            </w:pPr>
            <w:r>
              <w:t>Duplicación residual</w:t>
            </w:r>
          </w:p>
        </w:tc>
        <w:tc>
          <w:tcPr>
            <w:tcW w:w="3247" w:type="dxa"/>
            <w:tcMar/>
            <w:vAlign w:val="center"/>
          </w:tcPr>
          <w:p w:rsidR="003F7554" w:rsidRDefault="00053EC9" w14:paraId="048D33DE" w14:textId="77777777">
            <w:pPr>
              <w:keepNext w:val="1"/>
              <w:keepLines w:val="1"/>
              <w:spacing w:after="0" w:line="240" w:lineRule="auto"/>
            </w:pPr>
            <w:r w:rsidRPr="229D7926" w:rsidR="00053EC9">
              <w:rPr>
                <w:lang w:val="es-ES"/>
              </w:rPr>
              <w:t>La búsqueda MinHash es aproximada y puede omitir paráfrasis.</w:t>
            </w:r>
          </w:p>
        </w:tc>
        <w:tc>
          <w:tcPr>
            <w:tcW w:w="3695" w:type="dxa"/>
            <w:tcMar/>
            <w:vAlign w:val="center"/>
          </w:tcPr>
          <w:p w:rsidR="003F7554" w:rsidRDefault="00053EC9" w14:paraId="380B8DF7" w14:textId="77777777">
            <w:pPr>
              <w:keepNext/>
              <w:keepLines/>
              <w:spacing w:after="0" w:line="240" w:lineRule="auto"/>
            </w:pPr>
            <w:r>
              <w:t>Agrupación de candidatos confirmados; límites declarados.</w:t>
            </w:r>
          </w:p>
        </w:tc>
      </w:tr>
      <w:tr w:rsidR="00A747DC" w:rsidTr="229D7926" w14:paraId="59057263" w14:textId="77777777">
        <w:trPr>
          <w:cantSplit/>
          <w:jc w:val="center"/>
        </w:trPr>
        <w:tc>
          <w:tcPr>
            <w:tcW w:w="2015" w:type="dxa"/>
            <w:tcMar/>
            <w:vAlign w:val="center"/>
          </w:tcPr>
          <w:p w:rsidR="003F7554" w:rsidRDefault="00053EC9" w14:paraId="1A7DFFA3" w14:textId="77777777">
            <w:pPr>
              <w:keepLines/>
              <w:spacing w:after="0" w:line="240" w:lineRule="auto"/>
            </w:pPr>
            <w:r>
              <w:t>Validez de constructo</w:t>
            </w:r>
          </w:p>
        </w:tc>
        <w:tc>
          <w:tcPr>
            <w:tcW w:w="3247" w:type="dxa"/>
            <w:tcMar/>
            <w:vAlign w:val="center"/>
          </w:tcPr>
          <w:p w:rsidR="003F7554" w:rsidRDefault="00053EC9" w14:paraId="6EC4DA9E" w14:textId="77777777">
            <w:pPr>
              <w:keepLines w:val="1"/>
              <w:spacing w:after="0" w:line="240" w:lineRule="auto"/>
            </w:pPr>
            <w:r w:rsidRPr="229D7926" w:rsidR="00053EC9">
              <w:rPr>
                <w:rFonts w:ascii="Consolas" w:hAnsi="Consolas" w:eastAsia="Consolas" w:cs="Consolas"/>
                <w:lang w:val="es-ES"/>
              </w:rPr>
              <w:t>no_fake</w:t>
            </w:r>
            <w:r w:rsidRPr="229D7926" w:rsidR="00053EC9">
              <w:rPr>
                <w:lang w:val="es-ES"/>
              </w:rPr>
              <w:t xml:space="preserve"> y </w:t>
            </w:r>
            <w:r w:rsidRPr="229D7926" w:rsidR="00053EC9">
              <w:rPr>
                <w:rFonts w:ascii="Consolas" w:hAnsi="Consolas" w:eastAsia="Consolas" w:cs="Consolas"/>
                <w:lang w:val="es-ES"/>
              </w:rPr>
              <w:t>fake_news</w:t>
            </w:r>
            <w:r w:rsidRPr="229D7926" w:rsidR="00053EC9">
              <w:rPr>
                <w:lang w:val="es-ES"/>
              </w:rPr>
              <w:t xml:space="preserve"> heredan etiquetas y simplifican LIAR.</w:t>
            </w:r>
          </w:p>
        </w:tc>
        <w:tc>
          <w:tcPr>
            <w:tcW w:w="3695" w:type="dxa"/>
            <w:tcMar/>
            <w:vAlign w:val="center"/>
          </w:tcPr>
          <w:p w:rsidR="003F7554" w:rsidRDefault="00053EC9" w14:paraId="1103C767" w14:textId="77777777">
            <w:pPr>
              <w:keepLines/>
              <w:spacing w:after="0" w:line="240" w:lineRule="auto"/>
            </w:pPr>
            <w:r>
              <w:t>Se excluyen 7.184 categorías intermedias; no se afirma verificación independiente.</w:t>
            </w:r>
          </w:p>
        </w:tc>
      </w:tr>
      <w:tr w:rsidR="00A747DC" w:rsidTr="229D7926" w14:paraId="31CCA3CC" w14:textId="77777777">
        <w:trPr>
          <w:cantSplit/>
          <w:jc w:val="center"/>
        </w:trPr>
        <w:tc>
          <w:tcPr>
            <w:tcW w:w="2015" w:type="dxa"/>
            <w:tcMar/>
            <w:vAlign w:val="center"/>
          </w:tcPr>
          <w:p w:rsidR="003F7554" w:rsidRDefault="00053EC9" w14:paraId="4102341B" w14:textId="77777777">
            <w:pPr>
              <w:keepLines/>
              <w:spacing w:after="0" w:line="240" w:lineRule="auto"/>
            </w:pPr>
            <w:r>
              <w:t>Validez estadística</w:t>
            </w:r>
          </w:p>
        </w:tc>
        <w:tc>
          <w:tcPr>
            <w:tcW w:w="3247" w:type="dxa"/>
            <w:tcMar/>
            <w:vAlign w:val="center"/>
          </w:tcPr>
          <w:p w:rsidR="003F7554" w:rsidRDefault="00053EC9" w14:paraId="0C95B81E" w14:textId="77777777">
            <w:pPr>
              <w:keepLines w:val="1"/>
              <w:spacing w:after="0" w:line="240" w:lineRule="auto"/>
            </w:pPr>
            <w:r w:rsidRPr="229D7926" w:rsidR="00053EC9">
              <w:rPr>
                <w:lang w:val="es-ES"/>
              </w:rPr>
              <w:t>Cinco folds estiman variación dentro del corpus disponible.</w:t>
            </w:r>
          </w:p>
        </w:tc>
        <w:tc>
          <w:tcPr>
            <w:tcW w:w="3695" w:type="dxa"/>
            <w:tcMar/>
            <w:vAlign w:val="center"/>
          </w:tcPr>
          <w:p w:rsidR="003F7554" w:rsidRDefault="00053EC9" w14:paraId="66C5153D" w14:textId="77777777">
            <w:pPr>
              <w:keepLines/>
              <w:spacing w:after="0" w:line="240" w:lineRule="auto"/>
            </w:pPr>
            <w:r>
              <w:t>La media es comparación interna, no evaluación independiente posterior.</w:t>
            </w:r>
          </w:p>
        </w:tc>
      </w:tr>
      <w:tr w:rsidR="00A747DC" w:rsidTr="229D7926" w14:paraId="2490F551" w14:textId="77777777">
        <w:trPr>
          <w:cantSplit/>
          <w:jc w:val="center"/>
        </w:trPr>
        <w:tc>
          <w:tcPr>
            <w:tcW w:w="2015" w:type="dxa"/>
            <w:tcMar/>
            <w:vAlign w:val="center"/>
          </w:tcPr>
          <w:p w:rsidR="003F7554" w:rsidRDefault="00053EC9" w14:paraId="12B48C66" w14:textId="77777777">
            <w:pPr>
              <w:keepLines/>
              <w:spacing w:after="0" w:line="240" w:lineRule="auto"/>
            </w:pPr>
            <w:r>
              <w:t>Validez externa</w:t>
            </w:r>
          </w:p>
        </w:tc>
        <w:tc>
          <w:tcPr>
            <w:tcW w:w="3247" w:type="dxa"/>
            <w:tcMar/>
            <w:vAlign w:val="center"/>
          </w:tcPr>
          <w:p w:rsidR="003F7554" w:rsidRDefault="00053EC9" w14:paraId="337ADCE1" w14:textId="77777777">
            <w:pPr>
              <w:keepLines/>
              <w:spacing w:after="0" w:line="240" w:lineRule="auto"/>
            </w:pPr>
            <w:r>
              <w:t>La transferencia se midió solo entre archive2 y LIAR.</w:t>
            </w:r>
          </w:p>
        </w:tc>
        <w:tc>
          <w:tcPr>
            <w:tcW w:w="3695" w:type="dxa"/>
            <w:tcMar/>
            <w:vAlign w:val="center"/>
          </w:tcPr>
          <w:p w:rsidR="003F7554" w:rsidRDefault="00053EC9" w14:paraId="0B786395" w14:textId="77777777">
            <w:pPr>
              <w:keepLines w:val="1"/>
              <w:spacing w:after="0" w:line="240" w:lineRule="auto"/>
            </w:pPr>
            <w:r w:rsidRPr="229D7926" w:rsidR="00053EC9">
              <w:rPr>
                <w:lang w:val="es-ES"/>
              </w:rPr>
              <w:t>No demuestra adaptación a otros dominios, épocas o Telegram.</w:t>
            </w:r>
          </w:p>
        </w:tc>
      </w:tr>
      <w:tr w:rsidR="003F7554" w:rsidTr="229D7926" w14:paraId="441C367C" w14:textId="77777777">
        <w:trPr>
          <w:cantSplit/>
          <w:jc w:val="center"/>
        </w:trPr>
        <w:tc>
          <w:tcPr>
            <w:tcW w:w="2015" w:type="dxa"/>
            <w:tcMar/>
            <w:vAlign w:val="center"/>
          </w:tcPr>
          <w:p w:rsidR="003F7554" w:rsidRDefault="00053EC9" w14:paraId="681FE204" w14:textId="77777777">
            <w:pPr>
              <w:keepNext/>
              <w:keepLines/>
              <w:spacing w:after="0" w:line="240" w:lineRule="auto"/>
            </w:pPr>
            <w:r>
              <w:t>Validez de implementación</w:t>
            </w:r>
          </w:p>
        </w:tc>
        <w:tc>
          <w:tcPr>
            <w:tcW w:w="3247" w:type="dxa"/>
            <w:tcMar/>
            <w:vAlign w:val="center"/>
          </w:tcPr>
          <w:p w:rsidR="003F7554" w:rsidRDefault="00053EC9" w14:paraId="2A2E9922" w14:textId="77777777">
            <w:pPr>
              <w:keepNext/>
              <w:keepLines/>
              <w:spacing w:after="0" w:line="240" w:lineRule="auto"/>
            </w:pPr>
            <w:r>
              <w:t>Los cambios de código o datos pueden cambiar las salidas.</w:t>
            </w:r>
          </w:p>
        </w:tc>
        <w:tc>
          <w:tcPr>
            <w:tcW w:w="3695" w:type="dxa"/>
            <w:tcMar/>
            <w:vAlign w:val="center"/>
          </w:tcPr>
          <w:p w:rsidR="003F7554" w:rsidRDefault="00053EC9" w14:paraId="58B5737C" w14:textId="77777777">
            <w:pPr>
              <w:keepNext/>
              <w:keepLines/>
              <w:spacing w:after="0" w:line="240" w:lineRule="auto"/>
            </w:pPr>
            <w:r>
              <w:t>Hashes, manifiesto, asignaciones, modelos y pruebas persistidas.</w:t>
            </w:r>
          </w:p>
        </w:tc>
      </w:tr>
    </w:tbl>
    <w:p w:rsidR="003F7554" w:rsidP="229D7926" w:rsidRDefault="00053EC9" w14:paraId="0963161B" w14:textId="77777777">
      <w:pPr>
        <w:keepLines w:val="1"/>
        <w:spacing w:after="120" w:line="360" w:lineRule="auto"/>
        <w:jc w:val="both"/>
      </w:pPr>
      <w:r w:rsidRPr="229D7926" w:rsidR="00053EC9">
        <w:rPr>
          <w:i w:val="1"/>
          <w:iCs w:val="1"/>
        </w:rPr>
        <w:t>Nota.</w:t>
      </w:r>
      <w:r w:rsidR="00053EC9">
        <w:rPr/>
        <w:t xml:space="preserve"> Los controles reducen riesgos identificados, pero no eliminan el sesgo de fuente ni acreditan validez externa.</w:t>
      </w:r>
    </w:p>
    <w:p w:rsidR="009C649E" w:rsidRDefault="00AB0F71" w14:paraId="3953C23B" w14:textId="77777777">
      <w:pPr>
        <w:keepLines w:val="1"/>
        <w:spacing w:after="120" w:line="360" w:lineRule="auto"/>
        <w:jc w:val="both"/>
      </w:pPr>
      <w:r w:rsidRPr="229D7926" w:rsidR="00AB0F71">
        <w:rPr>
          <w:lang w:val="es-ES"/>
        </w:rPr>
        <w:t>La agrupación reduce el solapamiento conocido, aunque la búsqueda aproximada de candidatos no garantiza detectar todas las paráfrasis. Las fuentes difieren en longitud, estilo y construcción de etiquetas; por ello, ni las métricas globales ni los términos históricos permiten aislar un efecto causal único de la deduplicación.</w:t>
      </w:r>
    </w:p>
    <w:p w:rsidR="009C649E" w:rsidRDefault="00AB0F71" w14:paraId="5D4F22A8" w14:textId="1F56B995">
      <w:pPr>
        <w:keepLines w:val="1"/>
        <w:spacing w:after="120" w:line="360" w:lineRule="auto"/>
        <w:jc w:val="both"/>
      </w:pPr>
      <w:r w:rsidRPr="229D7926" w:rsidR="00AB0F71">
        <w:rPr>
          <w:lang w:val="es-ES"/>
        </w:rPr>
        <w:t xml:space="preserve">La amenaza de constructo aparece antes del modelado: las fuentes aportan etiquetas establecidas con criterios diferentes y la binarización de LIAR elimina granularidad. El riesgo de fuga se aborda con representantes exactos y </w:t>
      </w:r>
      <w:r w:rsidRPr="229D7926" w:rsidR="00AB0F71">
        <w:rPr>
          <w:i w:val="1"/>
          <w:iCs w:val="1"/>
          <w:lang w:val="es-ES"/>
        </w:rPr>
        <w:t>folds</w:t>
      </w:r>
      <w:r w:rsidRPr="229D7926" w:rsidR="00AB0F71">
        <w:rPr>
          <w:lang w:val="es-ES"/>
        </w:rPr>
        <w:t xml:space="preserve"> por grupo confirmado, pero la búsqueda aproximada puede omitir relaciones. La amenaza de validez externa </w:t>
      </w:r>
      <w:r w:rsidRPr="229D7926" w:rsidR="006B78F0">
        <w:rPr>
          <w:lang w:val="es-ES"/>
        </w:rPr>
        <w:t>persiste,</w:t>
      </w:r>
      <w:r w:rsidRPr="229D7926" w:rsidR="00AB0F71">
        <w:rPr>
          <w:lang w:val="es-ES"/>
        </w:rPr>
        <w:t xml:space="preserve"> aunque los contratos de software superen 28 pruebas, porque solo se observaron archive2 y LIAR. Por último, seleccionar el mejor candidato sobre los mismos </w:t>
      </w:r>
      <w:r w:rsidRPr="229D7926" w:rsidR="00AB0F71">
        <w:rPr>
          <w:i w:val="1"/>
          <w:iCs w:val="1"/>
          <w:lang w:val="es-ES"/>
        </w:rPr>
        <w:t>folds</w:t>
      </w:r>
      <w:r w:rsidRPr="229D7926" w:rsidR="00AB0F71">
        <w:rPr>
          <w:lang w:val="es-ES"/>
        </w:rPr>
        <w:t xml:space="preserve"> significa que la media informa de una comparación interna. Una estimación independiente tras esa selección requeriría datos adicionales que no se han usado aquí.</w:t>
      </w:r>
    </w:p>
    <w:p w:rsidR="009E52A8" w:rsidP="3DBD6B24" w:rsidRDefault="00253CC9" w14:paraId="3FF15CF9" w14:textId="77777777">
      <w:pPr>
        <w:pStyle w:val="Ttulo2"/>
        <w:spacing w:after="120" w:line="360" w:lineRule="auto"/>
      </w:pPr>
      <w:bookmarkStart w:name="_Toc243512171" w:id="515"/>
      <w:r>
        <w:t>5.9 Interpretación y límites de validez</w:t>
      </w:r>
      <w:bookmarkEnd w:id="515"/>
    </w:p>
    <w:p w:rsidR="00A747DC" w:rsidRDefault="00253CC9" w14:paraId="2988A369" w14:textId="77777777">
      <w:pPr>
        <w:keepLines w:val="1"/>
        <w:spacing w:after="120" w:line="360" w:lineRule="auto"/>
        <w:jc w:val="both"/>
      </w:pPr>
      <w:r w:rsidRPr="229D7926" w:rsidR="00253CC9">
        <w:rPr>
          <w:lang w:val="es-ES"/>
        </w:rPr>
        <w:t xml:space="preserve">La validez interna de los resultados principales se circunscribe al corpus derivado y a sus cinco </w:t>
      </w:r>
      <w:r w:rsidRPr="229D7926" w:rsidR="00253CC9">
        <w:rPr>
          <w:i w:val="1"/>
          <w:iCs w:val="1"/>
          <w:lang w:val="es-ES"/>
        </w:rPr>
        <w:t>folds</w:t>
      </w:r>
      <w:r w:rsidRPr="229D7926" w:rsidR="00253CC9">
        <w:rPr>
          <w:lang w:val="es-ES"/>
        </w:rPr>
        <w:t xml:space="preserve"> agrupados. La comparación selecciona regresión logística por su mayor media macro F1, pero esa media se obtuvo en el mismo proceso de comparación y no constituye una estimación independiente posterior a seleccionar un ganador.</w:t>
      </w:r>
    </w:p>
    <w:p w:rsidR="00A747DC" w:rsidRDefault="00253CC9" w14:paraId="79F1BCA5" w14:textId="77777777">
      <w:pPr>
        <w:keepLines/>
        <w:spacing w:after="120" w:line="360" w:lineRule="auto"/>
        <w:jc w:val="both"/>
      </w:pPr>
      <w:r>
        <w:t>El desglose por fuente muestra una diferencia marcada entre archive2 y LIAR, consistente con distintas longitudes, formatos y etiquetas. La agrupación controla duplicados detectados, pero LSH no garantiza recuperar paráfrasis que no compartan banda. Cinco particiones permiten describir variabilidad interna; no resuelven la dependencia de dos fuentes ni justifican generalización universal.</w:t>
      </w:r>
    </w:p>
    <w:p w:rsidR="00A747DC" w:rsidRDefault="00253CC9" w14:paraId="49DF0D69" w14:textId="77777777">
      <w:pPr>
        <w:keepLines w:val="1"/>
        <w:spacing w:after="120" w:line="360" w:lineRule="auto"/>
        <w:jc w:val="both"/>
      </w:pPr>
      <w:r w:rsidRPr="229D7926" w:rsidR="00253CC9">
        <w:rPr>
          <w:lang w:val="es-ES"/>
        </w:rPr>
        <w:t>Los mensajes de Telegram no participaron en el corpus, el entrenamiento ni la evaluación. Las pruebas entre archive2 y LIAR ofrecen resultados limitados a esas fuentes; antes de cualquier uso externo se requeriría un conjunto objetivo etiquetado, una anotación controlada y una evaluación específica de dominio.</w:t>
      </w:r>
    </w:p>
    <w:p w:rsidR="00A747DC" w:rsidRDefault="00253CC9" w14:paraId="0D125E92" w14:textId="77777777">
      <w:pPr>
        <w:keepLines/>
        <w:spacing w:after="120" w:line="360" w:lineRule="auto"/>
        <w:jc w:val="both"/>
      </w:pPr>
      <w:r>
        <w:t>La utilidad del nuevo experimento consiste en ofrecer una referencia reproducible y auditable con grupos controlados y predicciones fuera de entrenamiento. No constituye un detector universal, una validación de otros dominios ni un sistema desplegable.</w:t>
      </w:r>
    </w:p>
    <w:p w:rsidR="00A553D6" w:rsidRDefault="00F5493C" w14:paraId="14C2D052" w14:textId="77777777">
      <w:pPr>
        <w:spacing w:after="120" w:line="360" w:lineRule="auto"/>
        <w:jc w:val="both"/>
      </w:pPr>
      <w:r w:rsidRPr="229D7926" w:rsidR="00F5493C">
        <w:rPr>
          <w:lang w:val="es-ES"/>
        </w:rPr>
        <w:t xml:space="preserve">Las amenazas identificadas se relacionan con decisiones observables. La procedencia se conserva en </w:t>
      </w:r>
      <w:r w:rsidRPr="229D7926" w:rsidR="00F5493C">
        <w:rPr>
          <w:rFonts w:ascii="Consolas" w:hAnsi="Consolas" w:eastAsia="Consolas" w:cs="Consolas"/>
          <w:lang w:val="es-ES"/>
        </w:rPr>
        <w:t>dataset_name</w:t>
      </w:r>
      <w:r w:rsidRPr="229D7926" w:rsidR="00F5493C">
        <w:rPr>
          <w:lang w:val="es-ES"/>
        </w:rPr>
        <w:t xml:space="preserve"> y </w:t>
      </w:r>
      <w:r w:rsidRPr="229D7926" w:rsidR="00F5493C">
        <w:rPr>
          <w:rFonts w:ascii="Consolas" w:hAnsi="Consolas" w:eastAsia="Consolas" w:cs="Consolas"/>
          <w:lang w:val="es-ES"/>
        </w:rPr>
        <w:t>source_id</w:t>
      </w:r>
      <w:r w:rsidRPr="229D7926" w:rsidR="00F5493C">
        <w:rPr>
          <w:lang w:val="es-ES"/>
        </w:rPr>
        <w:t xml:space="preserve">; la binarización, en </w:t>
      </w:r>
      <w:r w:rsidRPr="229D7926" w:rsidR="00F5493C">
        <w:rPr>
          <w:rFonts w:ascii="Consolas" w:hAnsi="Consolas" w:eastAsia="Consolas" w:cs="Consolas"/>
          <w:lang w:val="es-ES"/>
        </w:rPr>
        <w:t>original_label</w:t>
      </w:r>
      <w:r w:rsidRPr="229D7926" w:rsidR="00F5493C">
        <w:rPr>
          <w:lang w:val="es-ES"/>
        </w:rPr>
        <w:t xml:space="preserve"> y metadata; el estilo, en términos influyentes y ejemplos; y la dependencia de la partición, en configuración y manifiesto. Esta trazabilidad permite formular límites específicos y señalar qué evidencia sería necesaria para ampliar el alcance experimental.</w:t>
      </w:r>
    </w:p>
    <w:p w:rsidR="00267088" w:rsidP="3DBD6B24" w:rsidRDefault="00253CC9" w14:paraId="10BEA5FF" w14:textId="77777777">
      <w:pPr>
        <w:pStyle w:val="Ttulo2"/>
        <w:spacing w:after="120" w:line="360" w:lineRule="auto"/>
        <w:rPr>
          <w:lang w:val="es-ES"/>
        </w:rPr>
      </w:pPr>
      <w:bookmarkStart w:name="_Toc243512172" w:id="516"/>
      <w:r>
        <w:t>5.10 Criterios de aceptación del protocolo</w:t>
      </w:r>
      <w:bookmarkEnd w:id="516"/>
    </w:p>
    <w:p w:rsidR="00A747DC" w:rsidRDefault="00253CC9" w14:paraId="7CF2D0B2" w14:textId="49339FBD">
      <w:pPr>
        <w:keepLines w:val="1"/>
        <w:spacing w:after="120" w:line="360" w:lineRule="auto"/>
        <w:jc w:val="both"/>
      </w:pPr>
      <w:r w:rsidRPr="229D7926" w:rsidR="00253CC9">
        <w:rPr>
          <w:lang w:val="es-ES"/>
        </w:rPr>
        <w:t>El protocolo de robustez se considera una referencia reproducible asociada al run robustness-1a94400d502b149f, a la fuente y al corpus derivado identificado</w:t>
      </w:r>
      <w:r w:rsidRPr="229D7926" w:rsidR="00253CC9">
        <w:rPr>
          <w:lang w:val="es-ES"/>
        </w:rPr>
        <w:t xml:space="preserve"> por SHA-256, a la configuración y a las asignaciones de grupo documentadas. El criterio de selección es la media de macro F1 en cinco </w:t>
      </w:r>
      <w:r w:rsidRPr="229D7926" w:rsidR="00253CC9">
        <w:rPr>
          <w:i w:val="1"/>
          <w:iCs w:val="1"/>
          <w:lang w:val="es-ES"/>
        </w:rPr>
        <w:t>folds</w:t>
      </w:r>
      <w:r w:rsidRPr="229D7926" w:rsidR="00253CC9">
        <w:rPr>
          <w:lang w:val="es-ES"/>
        </w:rPr>
        <w:t xml:space="preserve"> compartidos y no implica validez fuera de la evaluación interna.</w:t>
      </w:r>
    </w:p>
    <w:p w:rsidR="00A747DC" w:rsidRDefault="00253CC9" w14:paraId="0A3D2B30" w14:textId="77777777">
      <w:pPr>
        <w:spacing w:after="120" w:line="360" w:lineRule="auto"/>
        <w:jc w:val="both"/>
      </w:pPr>
      <w:r>
        <w:t xml:space="preserve">La huella SHA-256 del corpus derivado es 184c707840a4bcff72dbef5e75e179152b630395c5f63f072db969bc1e79ea4e; la de la fuente histórica de entrada es </w:t>
      </w:r>
      <w:r>
        <w:t>cfaf1b39c0260008e9328950649c9b83de2a9eadb478f631fb9cbc68d1b0a6b1. Cualquier cambio de fuente, reglas de duplicación, preprocesamiento, particiones, umbrales o dominio produciría una evaluación distinta y requeriría documentar un nuevo experimento.</w:t>
      </w:r>
    </w:p>
    <w:p w:rsidR="00A747DC" w:rsidRDefault="00253CC9" w14:paraId="67AE80EA" w14:textId="77777777">
      <w:pPr>
        <w:spacing w:after="120" w:line="360" w:lineRule="auto"/>
        <w:jc w:val="both"/>
      </w:pPr>
      <w:r w:rsidRPr="229D7926" w:rsidR="00253CC9">
        <w:rPr>
          <w:lang w:val="es-ES"/>
        </w:rPr>
        <w:t xml:space="preserve">El </w:t>
      </w:r>
      <w:r w:rsidRPr="229D7926" w:rsidR="00253CC9">
        <w:rPr>
          <w:i w:val="1"/>
          <w:iCs w:val="1"/>
          <w:lang w:val="es-ES"/>
        </w:rPr>
        <w:t>baseline</w:t>
      </w:r>
      <w:r w:rsidRPr="229D7926" w:rsidR="00253CC9">
        <w:rPr>
          <w:lang w:val="es-ES"/>
        </w:rPr>
        <w:t xml:space="preserve"> histórico de una única partición permanece en un bloque separado. En esa versión se informó literalmente: «Linear SVC obtuvo el mejor resultado de los dos modelos comparados en la partición utilizada, con un macro F1 de 0,9424.» Ese resultado corresponde al run baseline-20260411T145313Z-a9ea359a; una auditoría posterior identificó solapamiento de textos normalizados entre entrenamiento y </w:t>
      </w:r>
      <w:r w:rsidRPr="229D7926" w:rsidR="00253CC9">
        <w:rPr>
          <w:i w:val="1"/>
          <w:iCs w:val="1"/>
          <w:lang w:val="es-ES"/>
        </w:rPr>
        <w:t>holdout</w:t>
      </w:r>
      <w:r w:rsidRPr="229D7926" w:rsidR="00253CC9">
        <w:rPr>
          <w:lang w:val="es-ES"/>
        </w:rPr>
        <w:t>. Como los protocolos no son equivalentes, no se atribuye causalmente la diferencia al control de duplicados. La configuración histórica se conserva en la Tabla A1, la comparación de modelos en la Tabla A2, las métricas por clase en la Tabla A3 y la matriz de confusión en la Tabla A4.</w:t>
      </w:r>
    </w:p>
    <w:p w:rsidR="00A747DC" w:rsidP="7121CE3F" w:rsidRDefault="00253CC9" w14:paraId="2C947EDB" w14:textId="77777777">
      <w:pPr>
        <w:spacing w:after="120" w:line="360" w:lineRule="auto"/>
        <w:jc w:val="both"/>
      </w:pPr>
      <w:r w:rsidRPr="229D7926" w:rsidR="00253CC9">
        <w:rPr>
          <w:lang w:val="es-ES"/>
        </w:rPr>
        <w:t>Una eventual aplicación a Telegram requeriría un corpus anotado, selección documentada, control de calidad y evaluación separada. Los resultados de transferencia entre archive2 y LIAR no se extrapolan a Telegram ni a otras fuentes.</w:t>
      </w:r>
    </w:p>
    <w:p w:rsidR="006B78F0" w:rsidRDefault="006B78F0" w14:paraId="64D1F02F" w14:textId="77777777">
      <w:pPr>
        <w:rPr>
          <w:b w:val="1"/>
          <w:bCs w:val="1"/>
          <w:color w:val="000000"/>
          <w:sz w:val="28"/>
          <w:szCs w:val="28"/>
        </w:rPr>
      </w:pPr>
      <w:r>
        <w:br w:type="page"/>
      </w:r>
    </w:p>
    <w:p w:rsidR="00A747DC" w:rsidP="3DBD6B24" w:rsidRDefault="00253CC9" w14:paraId="57D355F9" w14:textId="7B541C63">
      <w:pPr>
        <w:pStyle w:val="Ttulo1"/>
        <w:spacing w:line="360" w:lineRule="auto"/>
      </w:pPr>
      <w:bookmarkStart w:name="_Toc243512173" w:id="520"/>
      <w:r>
        <w:t>6. Conclusiones y líneas futuras</w:t>
      </w:r>
      <w:bookmarkEnd w:id="520"/>
    </w:p>
    <w:p w:rsidR="00B47401" w:rsidP="00B47401" w:rsidRDefault="00B47401" w14:paraId="3B8BA3CC" w14:textId="77777777">
      <w:pPr>
        <w:spacing w:after="120" w:line="360" w:lineRule="auto"/>
        <w:jc w:val="both"/>
      </w:pPr>
      <w:r w:rsidRPr="229D7926" w:rsidR="00B47401">
        <w:rPr>
          <w:lang w:val="es-ES"/>
        </w:rPr>
        <w:t xml:space="preserve">El presente Trabajo Fin de Grado ha alcanzado el objetivo general de diseñar, implementar y evaluar un proceso experimental reproducible para la clasificación automática de </w:t>
      </w:r>
      <w:r w:rsidRPr="229D7926" w:rsidR="00B47401">
        <w:rPr>
          <w:i w:val="1"/>
          <w:iCs w:val="1"/>
          <w:lang w:val="es-ES"/>
        </w:rPr>
        <w:t>fake news</w:t>
      </w:r>
      <w:r w:rsidRPr="229D7926" w:rsidR="00B47401">
        <w:rPr>
          <w:lang w:val="es-ES"/>
        </w:rPr>
        <w:t xml:space="preserve"> a partir de contenido textual. El resultado comprende la construcción y validación de un corpus derivado, el preprocesamiento de los textos, la representación mediante TF-IDF, la comparación de modelos supervisados en particiones agrupadas, la evaluación y la persistencia de los artefactos generados.</w:t>
      </w:r>
    </w:p>
    <w:p w:rsidR="00B47401" w:rsidP="00B47401" w:rsidRDefault="00B47401" w14:paraId="4EF70F08" w14:textId="77777777">
      <w:pPr>
        <w:spacing w:after="120" w:line="360" w:lineRule="auto"/>
        <w:jc w:val="both"/>
      </w:pPr>
      <w:r>
        <w:t>La principal aportación del trabajo es la construcción de una línea base reproducible, interpretable y auditable. Para ello se ha creado un corpus binario derivado mediante criterios explícitos de inclusión, exclusión, transformación de etiquetas y agrupación de duplicados. Asimismo, se ha implementado un flujo que conserva la procedencia de los registros, valida su estructura e integridad y permite reconstruir las condiciones de cada ejecución. La persistencia de configuraciones, métricas, predicciones, modelos, matrices de confusión y asignaciones de partición facilita la comparación entre experimentos y evita que los resultados queden reducidos a cifras aisladas difíciles de verificar.</w:t>
      </w:r>
    </w:p>
    <w:p w:rsidR="00B47401" w:rsidP="00B47401" w:rsidRDefault="00B47401" w14:paraId="03E53150" w14:textId="77777777">
      <w:pPr>
        <w:spacing w:after="120" w:line="360" w:lineRule="auto"/>
        <w:jc w:val="both"/>
      </w:pPr>
      <w:r w:rsidRPr="229D7926" w:rsidR="00B47401">
        <w:rPr>
          <w:lang w:val="es-ES"/>
        </w:rPr>
        <w:t xml:space="preserve">La comparación entre regresión logística y Linear SVC muestra que ambos modelos lineales ofrecen un rendimiento elevado con representaciones TF-IDF dentro del protocolo agrupado. La regresión logística obtuvo el mayor macro F1 medio de cinco particiones, 0,9392 ± 0,0013, frente a 0,9388 ± 0,0020 de Linear SVC. Se trata de una comparación interna sobre las mismas particiones, no de una estimación independiente posterior a elegir el modelo. El macro F1 de 0,9424 de Linear SVC pertenece al </w:t>
      </w:r>
      <w:r w:rsidRPr="229D7926" w:rsidR="00B47401">
        <w:rPr>
          <w:i w:val="1"/>
          <w:iCs w:val="1"/>
          <w:lang w:val="es-ES"/>
        </w:rPr>
        <w:t>baseline</w:t>
      </w:r>
      <w:r w:rsidRPr="229D7926" w:rsidR="00B47401">
        <w:rPr>
          <w:lang w:val="es-ES"/>
        </w:rPr>
        <w:t xml:space="preserve"> anterior y se conserva como referencia histórica, sin atribuir la diferencia entre protocolos únicamente a la deduplicación.</w:t>
      </w:r>
    </w:p>
    <w:p w:rsidR="00B47401" w:rsidP="00B47401" w:rsidRDefault="00B47401" w14:paraId="5A76834B" w14:textId="77777777">
      <w:pPr>
        <w:spacing w:after="120" w:line="360" w:lineRule="auto"/>
        <w:jc w:val="both"/>
      </w:pPr>
      <w:r w:rsidRPr="229D7926" w:rsidR="00B47401">
        <w:rPr>
          <w:lang w:val="es-ES"/>
        </w:rPr>
        <w:t xml:space="preserve">El análisis realizado evidencia que la evaluación de un clasificador de </w:t>
      </w:r>
      <w:r w:rsidRPr="229D7926" w:rsidR="00B47401">
        <w:rPr>
          <w:i w:val="1"/>
          <w:iCs w:val="1"/>
          <w:lang w:val="es-ES"/>
        </w:rPr>
        <w:t>fake news</w:t>
      </w:r>
      <w:r w:rsidRPr="229D7926" w:rsidR="00B47401">
        <w:rPr>
          <w:lang w:val="es-ES"/>
        </w:rPr>
        <w:t xml:space="preserve"> no debe centrarse únicamente en la métrica final. La combinación de conjuntos de datos con distintas longitudes, formatos, estilos editoriales y procesos de anotación puede introducir señales de procedencia asociadas a las clases. En consecuencia, parte del rendimiento podría explicarse por el reconocimiento de patrones propios de las fuentes y no exclusivamente por características relacionadas con la veracidad del contenido. La inspección de los términos asociados a cada clase y de los ejemplos de error resulta, por tanto, necesaria para interpretar correctamente los resultados.</w:t>
      </w:r>
    </w:p>
    <w:p w:rsidR="00B47401" w:rsidP="00B47401" w:rsidRDefault="00B47401" w14:paraId="13C25E16" w14:textId="77777777">
      <w:pPr>
        <w:spacing w:after="120" w:line="360" w:lineRule="auto"/>
        <w:jc w:val="both"/>
      </w:pPr>
      <w:r>
        <w:t xml:space="preserve">La formulación binaria ha permitido construir una referencia clara y manejable, pero ha requerido excluir categorías intermedias de LIAR cuya asignación a una de las dos clases habría </w:t>
      </w:r>
      <w:r>
        <w:t>sido arbitraria. Esta decisión reduce la granularidad del problema original. La validación cruzada en cinco particiones agrupadas limita el solapamiento de los grupos detectados entre entrenamiento y prueba, aunque la búsqueda aproximada de casi duplicados no garantiza identificar todas las paráfrasis. La transferencia entre archive2 y LIAR ofrece una comprobación adicional de dependencia respecto a la fuente; sus resultados no validan dominios externos.</w:t>
      </w:r>
    </w:p>
    <w:p w:rsidR="00B47401" w:rsidP="00B47401" w:rsidRDefault="00B47401" w14:paraId="55A9D91F" w14:textId="77777777">
      <w:pPr>
        <w:spacing w:after="120" w:line="360" w:lineRule="auto"/>
        <w:jc w:val="both"/>
      </w:pPr>
      <w:r w:rsidRPr="229D7926" w:rsidR="00B47401">
        <w:rPr>
          <w:lang w:val="es-ES"/>
        </w:rPr>
        <w:t>El módulo de adquisición de mensajes de Telegram implementa la extracción y deduplicación bajo demanda de contenidos de canales públicos configurados. Sus pruebas automatizadas utilizan un cliente simulado y no acreditan acceso real a canales ni eficacia de clasificación en ese dominio. Los mensajes de Telegram carecen de etiquetas de referencia y no se han utilizado para entrenar ni evaluar los clasificadores. Esta separación constituye una decisión metodológica relevante: disponer de datos de una plataforma no implica que puedan incorporarse directamente a un experimento supervisado.</w:t>
      </w:r>
    </w:p>
    <w:p w:rsidR="00B47401" w:rsidP="00B47401" w:rsidRDefault="00B47401" w14:paraId="308C647F" w14:textId="77777777">
      <w:pPr>
        <w:spacing w:after="120" w:line="360" w:lineRule="auto"/>
        <w:jc w:val="both"/>
      </w:pPr>
      <w:r w:rsidRPr="229D7926" w:rsidR="00B47401">
        <w:rPr>
          <w:lang w:val="es-ES"/>
        </w:rPr>
        <w:t>Entre las principales limitaciones se encuentran la dependencia de conjuntos de datos externos y de sus criterios de etiquetado, las señales de fuente y estilo editorial, la simplificación derivada de la binarización y la cobertura aproximada de los casi duplicados. Aunque se evaluó transferencia en ambos sentidos entre archive2 y LIAR, el rendimiento observado fue inferior al de la validación interna y no se dispone de un corpus anotado de Telegram ni de una evaluación en otros dominios. Los resultados deben interpretarse dentro del corpus y de los protocolos documentados, sin atribuirles alcance universal.</w:t>
      </w:r>
    </w:p>
    <w:p w:rsidR="00B47401" w:rsidP="00B47401" w:rsidRDefault="00B47401" w14:paraId="7C338324" w14:textId="77777777">
      <w:pPr>
        <w:spacing w:after="120" w:line="360" w:lineRule="auto"/>
        <w:jc w:val="both"/>
      </w:pPr>
      <w:r w:rsidRPr="229D7926" w:rsidR="00B47401">
        <w:rPr>
          <w:lang w:val="es-ES"/>
        </w:rPr>
        <w:t>Como líneas de trabajo futuro, se propone construir un corpus específico de Telegram mediante un protocolo documentado de selección, anotación y control de calidad; estudiar particiones temporales y fuentes adicionales; analizar los errores y la estabilidad de los términos influyentes; y estudiar la calibración de las salidas. Una vez consolidada la evaluación en el dominio objetivo, también podría abordarse la comparación con modelos de lenguaje preentrenados, manteniendo particiones y criterios equivalentes para garantizar un contraste metodológicamente válido.</w:t>
      </w:r>
    </w:p>
    <w:p w:rsidR="00B47401" w:rsidP="00B47401" w:rsidRDefault="00B47401" w14:paraId="7286BBE6" w14:textId="77777777">
      <w:pPr>
        <w:spacing w:after="120" w:line="360" w:lineRule="auto"/>
        <w:jc w:val="both"/>
      </w:pPr>
      <w:r>
        <w:t>En conclusión, el trabajo muestra que la utilidad de un sistema de clasificación automática no depende únicamente de alcanzar una métrica elevada, sino de poder explicar con qué datos, transformaciones, decisiones y limitaciones se ha obtenido. La trazabilidad y la interpretación crítica de los resultados constituyen, por tanto, aportaciones esenciales para valorar de forma rigurosa el alcance real del modelo desarrollado.</w:t>
      </w:r>
    </w:p>
    <w:p w:rsidR="00A747DC" w:rsidP="3DBD6B24" w:rsidRDefault="00253CC9" w14:paraId="45EF42AD" w14:textId="74A82B01">
      <w:pPr>
        <w:pStyle w:val="Ttulo1"/>
        <w:pageBreakBefore/>
        <w:spacing w:line="360" w:lineRule="auto"/>
      </w:pPr>
      <w:bookmarkStart w:name="_Toc243512174" w:id="521"/>
      <w:r>
        <w:t>Bibliografía</w:t>
      </w:r>
      <w:bookmarkEnd w:id="521"/>
    </w:p>
    <w:p w:rsidR="003F7554" w:rsidRDefault="00053EC9" w14:paraId="06DDBAEC" w14:textId="77777777">
      <w:pPr>
        <w:spacing w:after="120" w:line="360" w:lineRule="auto"/>
        <w:ind w:left="720" w:hanging="720"/>
      </w:pPr>
      <w:r w:rsidRPr="229D7926" w:rsidR="00053EC9">
        <w:rPr>
          <w:lang w:val="es-ES"/>
        </w:rPr>
        <w:t xml:space="preserve">Ahmed, H., Traore, I., &amp; Saad, S. (2018). Detecting opinion spams and </w:t>
      </w:r>
      <w:r w:rsidRPr="229D7926" w:rsidR="00053EC9">
        <w:rPr>
          <w:lang w:val="es-ES"/>
        </w:rPr>
        <w:t>fake news</w:t>
      </w:r>
      <w:r w:rsidRPr="229D7926" w:rsidR="00053EC9">
        <w:rPr>
          <w:lang w:val="es-ES"/>
        </w:rPr>
        <w:t xml:space="preserve"> using text classification. </w:t>
      </w:r>
      <w:r w:rsidRPr="229D7926" w:rsidR="00053EC9">
        <w:rPr>
          <w:i w:val="1"/>
          <w:iCs w:val="1"/>
          <w:lang w:val="es-ES"/>
        </w:rPr>
        <w:t>Security and Privacy, 1</w:t>
      </w:r>
      <w:r w:rsidRPr="229D7926" w:rsidR="00053EC9">
        <w:rPr>
          <w:lang w:val="es-ES"/>
        </w:rPr>
        <w:t>(1), e9. https://doi.org/10.1002/spy2.9</w:t>
      </w:r>
    </w:p>
    <w:p w:rsidR="003F7554" w:rsidRDefault="00053EC9" w14:paraId="03589B92" w14:textId="77777777">
      <w:pPr>
        <w:spacing w:after="120" w:line="360" w:lineRule="auto"/>
        <w:ind w:left="720" w:hanging="720"/>
      </w:pPr>
      <w:r w:rsidRPr="229D7926" w:rsidR="00053EC9">
        <w:rPr>
          <w:lang w:val="es-ES"/>
        </w:rPr>
        <w:t xml:space="preserve">Bender, E. M., &amp; Friedman, B. (2018). Data statements for natural language processing: Toward mitigating system bias and enabling better science. </w:t>
      </w:r>
      <w:r w:rsidRPr="229D7926" w:rsidR="00053EC9">
        <w:rPr>
          <w:i w:val="1"/>
          <w:iCs w:val="1"/>
          <w:lang w:val="es-ES"/>
        </w:rPr>
        <w:t>Transactions of the Association for Computational Linguistics, 6</w:t>
      </w:r>
      <w:r w:rsidRPr="229D7926" w:rsidR="00053EC9">
        <w:rPr>
          <w:lang w:val="es-ES"/>
        </w:rPr>
        <w:t>, 587–604. https://doi.org/10.1162/tacl_a_00041</w:t>
      </w:r>
    </w:p>
    <w:p w:rsidR="003F7554" w:rsidRDefault="00053EC9" w14:paraId="7954ED7A" w14:textId="77777777">
      <w:pPr>
        <w:spacing w:after="120" w:line="360" w:lineRule="auto"/>
        <w:ind w:left="720" w:hanging="720"/>
      </w:pPr>
      <w:r w:rsidRPr="229D7926" w:rsidR="00053EC9">
        <w:rPr>
          <w:lang w:val="es-ES"/>
        </w:rPr>
        <w:t xml:space="preserve">Cortes, C., &amp; Vapnik, V. (1995). Support-vector networks. </w:t>
      </w:r>
      <w:r w:rsidRPr="229D7926" w:rsidR="00053EC9">
        <w:rPr>
          <w:i w:val="1"/>
          <w:iCs w:val="1"/>
          <w:lang w:val="es-ES"/>
        </w:rPr>
        <w:t>Machine Learning, 20</w:t>
      </w:r>
      <w:r w:rsidRPr="229D7926" w:rsidR="00053EC9">
        <w:rPr>
          <w:lang w:val="es-ES"/>
        </w:rPr>
        <w:t>, 273–297. https://doi.org/10.1007/BF00994018</w:t>
      </w:r>
    </w:p>
    <w:p w:rsidR="003F7554" w:rsidRDefault="00053EC9" w14:paraId="4A275F6D" w14:textId="77777777">
      <w:pPr>
        <w:spacing w:after="120" w:line="360" w:lineRule="auto"/>
        <w:ind w:left="720" w:hanging="720"/>
      </w:pPr>
      <w:r w:rsidRPr="229D7926" w:rsidR="00053EC9">
        <w:rPr>
          <w:lang w:val="es-ES"/>
        </w:rPr>
        <w:t xml:space="preserve">Devlin, J., Chang, M.-W., Lee, K., &amp; Toutanova, K. (2019). BERT: Pre-training of deep bidirectional transformers for language understanding. In J. Burstein, C. Doran, &amp; T. Solorio (Eds.), </w:t>
      </w:r>
      <w:r w:rsidRPr="229D7926" w:rsidR="00053EC9">
        <w:rPr>
          <w:i w:val="1"/>
          <w:iCs w:val="1"/>
          <w:lang w:val="es-ES"/>
        </w:rPr>
        <w:t>Proceedings of the 2019 Conference of the North American Chapter of the Association for Computational Linguistics: Human Language Technologies, Volume 1 (Long and Short Papers)</w:t>
      </w:r>
      <w:r w:rsidRPr="229D7926" w:rsidR="00053EC9">
        <w:rPr>
          <w:lang w:val="es-ES"/>
        </w:rPr>
        <w:t xml:space="preserve"> (pp. 4171–4186). Association for Computational Linguistics. https://doi.org/10.18653/v1/N19-1423</w:t>
      </w:r>
    </w:p>
    <w:p w:rsidR="003F7554" w:rsidRDefault="00053EC9" w14:paraId="6384A70C" w14:textId="77777777">
      <w:pPr>
        <w:spacing w:after="120" w:line="360" w:lineRule="auto"/>
        <w:ind w:left="720" w:hanging="720"/>
      </w:pPr>
      <w:r w:rsidRPr="229D7926" w:rsidR="00053EC9">
        <w:rPr>
          <w:lang w:val="es-ES"/>
        </w:rPr>
        <w:t xml:space="preserve">emineyetm. (2022). </w:t>
      </w:r>
      <w:r w:rsidRPr="229D7926" w:rsidR="00053EC9">
        <w:rPr>
          <w:i w:val="1"/>
          <w:iCs w:val="1"/>
          <w:lang w:val="es-ES"/>
        </w:rPr>
        <w:t>Fake news</w:t>
      </w:r>
      <w:r w:rsidRPr="229D7926" w:rsidR="00053EC9">
        <w:rPr>
          <w:i w:val="1"/>
          <w:iCs w:val="1"/>
          <w:lang w:val="es-ES"/>
        </w:rPr>
        <w:t xml:space="preserve"> detection datasets</w:t>
      </w:r>
      <w:r w:rsidRPr="229D7926" w:rsidR="00053EC9">
        <w:rPr>
          <w:lang w:val="es-ES"/>
        </w:rPr>
        <w:t xml:space="preserve"> [Data set]. Kaggle. https://www.kaggle.com/datasets/emineyetm/fake-news-detection-datasets</w:t>
      </w:r>
    </w:p>
    <w:p w:rsidR="003F7554" w:rsidRDefault="00053EC9" w14:paraId="73095804" w14:textId="77777777">
      <w:pPr>
        <w:spacing w:after="120" w:line="360" w:lineRule="auto"/>
        <w:ind w:left="720" w:hanging="720"/>
      </w:pPr>
      <w:r w:rsidRPr="229D7926" w:rsidR="00053EC9">
        <w:rPr>
          <w:lang w:val="es-ES"/>
        </w:rPr>
        <w:t xml:space="preserve">Gebru, T., Morgenstern, J., Vecchione, B., Vaughan, J. W., Wallach, H., Daumé III, H., &amp; Crawford, K. (2021). Datasheets for datasets. </w:t>
      </w:r>
      <w:r w:rsidRPr="229D7926" w:rsidR="00053EC9">
        <w:rPr>
          <w:i w:val="1"/>
          <w:iCs w:val="1"/>
          <w:lang w:val="es-ES"/>
        </w:rPr>
        <w:t>Communications of the ACM, 64</w:t>
      </w:r>
      <w:r w:rsidRPr="229D7926" w:rsidR="00053EC9">
        <w:rPr>
          <w:lang w:val="es-ES"/>
        </w:rPr>
        <w:t>(12), 86–92. https://doi.org/10.1145/3458723</w:t>
      </w:r>
    </w:p>
    <w:p w:rsidR="003F7554" w:rsidRDefault="00053EC9" w14:paraId="4882776E" w14:textId="77777777">
      <w:pPr>
        <w:spacing w:after="120" w:line="360" w:lineRule="auto"/>
        <w:ind w:left="720" w:hanging="720"/>
      </w:pPr>
      <w:r w:rsidRPr="229D7926" w:rsidR="00053EC9">
        <w:rPr>
          <w:lang w:val="es-ES"/>
        </w:rPr>
        <w:t xml:space="preserve">Gravanis, G., Vakali, A., Diamantaras, K., &amp; Karadais, P. (2019). Behind the cues: A benchmarking study for </w:t>
      </w:r>
      <w:r w:rsidRPr="229D7926" w:rsidR="00053EC9">
        <w:rPr>
          <w:lang w:val="es-ES"/>
        </w:rPr>
        <w:t>fake news</w:t>
      </w:r>
      <w:r w:rsidRPr="229D7926" w:rsidR="00053EC9">
        <w:rPr>
          <w:lang w:val="es-ES"/>
        </w:rPr>
        <w:t xml:space="preserve"> detection. </w:t>
      </w:r>
      <w:r w:rsidRPr="229D7926" w:rsidR="00053EC9">
        <w:rPr>
          <w:i w:val="1"/>
          <w:iCs w:val="1"/>
          <w:lang w:val="es-ES"/>
        </w:rPr>
        <w:t>Expert Systems with Applications, 128</w:t>
      </w:r>
      <w:r w:rsidRPr="229D7926" w:rsidR="00053EC9">
        <w:rPr>
          <w:lang w:val="es-ES"/>
        </w:rPr>
        <w:t>, 201–213. https://doi.org/10.1016/j.eswa.2019.03.036</w:t>
      </w:r>
    </w:p>
    <w:p w:rsidR="003F7554" w:rsidRDefault="00053EC9" w14:paraId="502C990B" w14:textId="77777777">
      <w:pPr>
        <w:spacing w:after="120" w:line="360" w:lineRule="auto"/>
        <w:ind w:left="720" w:hanging="720"/>
      </w:pPr>
      <w:r w:rsidRPr="229D7926" w:rsidR="00053EC9">
        <w:rPr>
          <w:lang w:val="es-ES"/>
        </w:rPr>
        <w:t xml:space="preserve">Joachims, T. (1998). Text categorization with support vector machines: Learning with many relevant features. In C. Nédellec &amp; C. Rouveirol (Eds.), </w:t>
      </w:r>
      <w:r w:rsidRPr="229D7926" w:rsidR="00053EC9">
        <w:rPr>
          <w:i w:val="1"/>
          <w:iCs w:val="1"/>
          <w:lang w:val="es-ES"/>
        </w:rPr>
        <w:t>Machine learning: ECML-98</w:t>
      </w:r>
      <w:r w:rsidRPr="229D7926" w:rsidR="00053EC9">
        <w:rPr>
          <w:lang w:val="es-ES"/>
        </w:rPr>
        <w:t xml:space="preserve"> (pp. 137–142). Springer. https://doi.org/10.1007/BFb0026683</w:t>
      </w:r>
    </w:p>
    <w:p w:rsidR="003F7554" w:rsidRDefault="00053EC9" w14:paraId="59F80BEB" w14:textId="77777777">
      <w:pPr>
        <w:spacing w:after="120" w:line="360" w:lineRule="auto"/>
        <w:ind w:left="720" w:hanging="720"/>
      </w:pPr>
      <w:r w:rsidRPr="229D7926" w:rsidR="00053EC9">
        <w:rPr>
          <w:lang w:val="es-ES"/>
        </w:rPr>
        <w:t xml:space="preserve">Kapoor, S., &amp; Narayanan, A. (2023). Leakage and the reproducibility crisis in machine-learning-based science. </w:t>
      </w:r>
      <w:r w:rsidRPr="229D7926" w:rsidR="00053EC9">
        <w:rPr>
          <w:i w:val="1"/>
          <w:iCs w:val="1"/>
          <w:lang w:val="es-ES"/>
        </w:rPr>
        <w:t>Patterns, 4</w:t>
      </w:r>
      <w:r w:rsidRPr="229D7926" w:rsidR="00053EC9">
        <w:rPr>
          <w:lang w:val="es-ES"/>
        </w:rPr>
        <w:t>(9), 100804. https://doi.org/10.1016/j.patter.2023.100804</w:t>
      </w:r>
    </w:p>
    <w:p w:rsidR="003F7554" w:rsidRDefault="00053EC9" w14:paraId="1BEE16CE" w14:textId="77777777">
      <w:pPr>
        <w:spacing w:after="120" w:line="360" w:lineRule="auto"/>
        <w:ind w:left="720" w:hanging="720"/>
      </w:pPr>
      <w:r w:rsidRPr="229D7926" w:rsidR="00053EC9">
        <w:rPr>
          <w:lang w:val="es-ES"/>
        </w:rPr>
        <w:t xml:space="preserve">Kaufman, S., Rosset, S., Perlich, C., &amp; Stitelman, O. (2012). Leakage in data mining: Formulation, detection, and avoidance. </w:t>
      </w:r>
      <w:r w:rsidRPr="229D7926" w:rsidR="00053EC9">
        <w:rPr>
          <w:i w:val="1"/>
          <w:iCs w:val="1"/>
          <w:lang w:val="es-ES"/>
        </w:rPr>
        <w:t>ACM Transactions on Knowledge Discovery from Data, 6</w:t>
      </w:r>
      <w:r w:rsidRPr="229D7926" w:rsidR="00053EC9">
        <w:rPr>
          <w:lang w:val="es-ES"/>
        </w:rPr>
        <w:t>(4), Article 15. https://doi.org/10.1145/2382577.2382579</w:t>
      </w:r>
    </w:p>
    <w:p w:rsidR="003F7554" w:rsidRDefault="00053EC9" w14:paraId="17EDADE9" w14:textId="77777777">
      <w:pPr>
        <w:spacing w:after="120" w:line="360" w:lineRule="auto"/>
        <w:ind w:left="720" w:hanging="720"/>
      </w:pPr>
      <w:r w:rsidRPr="229D7926" w:rsidR="00053EC9">
        <w:rPr>
          <w:lang w:val="es-ES"/>
        </w:rPr>
        <w:t xml:space="preserve">Lazer, D. M. J., Baum, M. A., Benkler, Y., Berinsky, A. J., Greenhill, K. M., Menczer, F., Metzger, M. J., Nyhan, B., Pennycook, G., Rothschild, D., Schudson, M., Sloman, S. A., Sunstein, C. R., Thorson, E. A., Watts, D. J., &amp; Zittrain, J. L. (2018). The science of </w:t>
      </w:r>
      <w:r w:rsidRPr="229D7926" w:rsidR="00053EC9">
        <w:rPr>
          <w:lang w:val="es-ES"/>
        </w:rPr>
        <w:t>fake news</w:t>
      </w:r>
      <w:r w:rsidRPr="229D7926" w:rsidR="00053EC9">
        <w:rPr>
          <w:lang w:val="es-ES"/>
        </w:rPr>
        <w:t xml:space="preserve">. </w:t>
      </w:r>
      <w:r w:rsidRPr="229D7926" w:rsidR="00053EC9">
        <w:rPr>
          <w:i w:val="1"/>
          <w:iCs w:val="1"/>
          <w:lang w:val="es-ES"/>
        </w:rPr>
        <w:t>Science, 359</w:t>
      </w:r>
      <w:r w:rsidRPr="229D7926" w:rsidR="00053EC9">
        <w:rPr>
          <w:lang w:val="es-ES"/>
        </w:rPr>
        <w:t>(6380), 1094–1096. https://doi.org/10.1126/science.aao2998</w:t>
      </w:r>
    </w:p>
    <w:p w:rsidR="003F7554" w:rsidRDefault="00053EC9" w14:paraId="14358BA7" w14:textId="77777777">
      <w:pPr>
        <w:spacing w:after="120" w:line="360" w:lineRule="auto"/>
        <w:ind w:left="720" w:hanging="720"/>
      </w:pPr>
      <w:r w:rsidRPr="229D7926" w:rsidR="00053EC9">
        <w:rPr>
          <w:lang w:val="es-ES"/>
        </w:rPr>
        <w:t xml:space="preserve">Oshikawa, R., Qian, J., &amp; Wang, W. Y. (2020). A survey on natural language processing for </w:t>
      </w:r>
      <w:r w:rsidRPr="229D7926" w:rsidR="00053EC9">
        <w:rPr>
          <w:lang w:val="es-ES"/>
        </w:rPr>
        <w:t>fake news</w:t>
      </w:r>
      <w:r w:rsidRPr="229D7926" w:rsidR="00053EC9">
        <w:rPr>
          <w:lang w:val="es-ES"/>
        </w:rPr>
        <w:t xml:space="preserve"> detection. In </w:t>
      </w:r>
      <w:r w:rsidRPr="229D7926" w:rsidR="00053EC9">
        <w:rPr>
          <w:i w:val="1"/>
          <w:iCs w:val="1"/>
          <w:lang w:val="es-ES"/>
        </w:rPr>
        <w:t>Proceedings of the 12th Language Resources and Evaluation Conference</w:t>
      </w:r>
      <w:r w:rsidRPr="229D7926" w:rsidR="00053EC9">
        <w:rPr>
          <w:lang w:val="es-ES"/>
        </w:rPr>
        <w:t xml:space="preserve"> (pp. 6086–6093). European Language Resources Association. https://aclanthology.org/2020.lrec-1.747/</w:t>
      </w:r>
    </w:p>
    <w:p w:rsidR="003F7554" w:rsidRDefault="00053EC9" w14:paraId="653B4E7F" w14:textId="77777777">
      <w:pPr>
        <w:spacing w:after="120" w:line="360" w:lineRule="auto"/>
        <w:ind w:left="720" w:hanging="720"/>
      </w:pPr>
      <w:r w:rsidRPr="229D7926" w:rsidR="00053EC9">
        <w:rPr>
          <w:lang w:val="es-ES"/>
        </w:rPr>
        <w:t xml:space="preserve">Ozbay, F. A., &amp; Alatas, B. (2020). </w:t>
      </w:r>
      <w:r w:rsidRPr="229D7926" w:rsidR="00053EC9">
        <w:rPr>
          <w:lang w:val="es-ES"/>
        </w:rPr>
        <w:t>Fake news</w:t>
      </w:r>
      <w:r w:rsidRPr="229D7926" w:rsidR="00053EC9">
        <w:rPr>
          <w:lang w:val="es-ES"/>
        </w:rPr>
        <w:t xml:space="preserve"> detection within online social media using supervised artificial intelligence algorithms. </w:t>
      </w:r>
      <w:r w:rsidRPr="229D7926" w:rsidR="00053EC9">
        <w:rPr>
          <w:i w:val="1"/>
          <w:iCs w:val="1"/>
          <w:lang w:val="es-ES"/>
        </w:rPr>
        <w:t>Physica A: Statistical Mechanics and its Applications, 540</w:t>
      </w:r>
      <w:r w:rsidRPr="229D7926" w:rsidR="00053EC9">
        <w:rPr>
          <w:lang w:val="es-ES"/>
        </w:rPr>
        <w:t>, 123174. https://doi.org/10.1016/j.physa.2019.123174</w:t>
      </w:r>
    </w:p>
    <w:p w:rsidR="003F7554" w:rsidRDefault="00053EC9" w14:paraId="2F3F4D42" w14:textId="77777777">
      <w:pPr>
        <w:spacing w:after="120" w:line="360" w:lineRule="auto"/>
        <w:ind w:left="720" w:hanging="720"/>
      </w:pPr>
      <w:r w:rsidRPr="229D7926" w:rsidR="00053EC9">
        <w:rPr>
          <w:lang w:val="es-ES"/>
        </w:rPr>
        <w:t xml:space="preserve">Pedregosa, F., Varoquaux, G., Gramfort, A., Michel, V., Thirion, B., Grisel, O., Blondel, M., Prettenhofer, P., Weiss, R., Dubourg, V., Vanderplas, J., Passos, A., Cournapeau, D., Brucher, M., Perrot, M., &amp; Duchesnay, É. (2011). Scikit-learn: Machine learning in Python. </w:t>
      </w:r>
      <w:r w:rsidRPr="229D7926" w:rsidR="00053EC9">
        <w:rPr>
          <w:i w:val="1"/>
          <w:iCs w:val="1"/>
          <w:lang w:val="es-ES"/>
        </w:rPr>
        <w:t>Journal of Machine Learning Research, 12</w:t>
      </w:r>
      <w:r w:rsidRPr="229D7926" w:rsidR="00053EC9">
        <w:rPr>
          <w:lang w:val="es-ES"/>
        </w:rPr>
        <w:t>, 2825–2830. https://jmlr.org/papers/v12/pedregosa11a.html</w:t>
      </w:r>
    </w:p>
    <w:p w:rsidR="003F7554" w:rsidRDefault="00053EC9" w14:paraId="2A839EC4" w14:textId="77777777">
      <w:pPr>
        <w:spacing w:after="120" w:line="360" w:lineRule="auto"/>
        <w:ind w:left="720" w:hanging="720"/>
      </w:pPr>
      <w:r w:rsidRPr="229D7926" w:rsidR="00053EC9">
        <w:rPr>
          <w:lang w:val="es-ES"/>
        </w:rPr>
        <w:t xml:space="preserve">Pérez-Rosas, V., Kleinberg, B., Lefevre, A., &amp; Mihalcea, R. (2018). Automatic detection of </w:t>
      </w:r>
      <w:r w:rsidRPr="229D7926" w:rsidR="00053EC9">
        <w:rPr>
          <w:lang w:val="es-ES"/>
        </w:rPr>
        <w:t>fake news</w:t>
      </w:r>
      <w:r w:rsidRPr="229D7926" w:rsidR="00053EC9">
        <w:rPr>
          <w:lang w:val="es-ES"/>
        </w:rPr>
        <w:t xml:space="preserve">. In </w:t>
      </w:r>
      <w:r w:rsidRPr="229D7926" w:rsidR="00053EC9">
        <w:rPr>
          <w:i w:val="1"/>
          <w:iCs w:val="1"/>
          <w:lang w:val="es-ES"/>
        </w:rPr>
        <w:t>Proceedings of the 27th International Conference on Computational Linguistics</w:t>
      </w:r>
      <w:r w:rsidRPr="229D7926" w:rsidR="00053EC9">
        <w:rPr>
          <w:lang w:val="es-ES"/>
        </w:rPr>
        <w:t xml:space="preserve"> (pp. 3391–3401). Association for Computational Linguistics. https://aclanthology.org/C18-1287/</w:t>
      </w:r>
    </w:p>
    <w:p w:rsidR="003F7554" w:rsidRDefault="00053EC9" w14:paraId="166E8B1D" w14:textId="77777777">
      <w:pPr>
        <w:spacing w:after="120" w:line="360" w:lineRule="auto"/>
        <w:ind w:left="720" w:hanging="720"/>
      </w:pPr>
      <w:r w:rsidRPr="229D7926" w:rsidR="00053EC9">
        <w:rPr>
          <w:lang w:val="es-ES"/>
        </w:rPr>
        <w:t xml:space="preserve">Potthast, M., Kiesel, J., Reinartz, K., Bevendorff, J., &amp; Stein, B. (2018). A stylometric inquiry into hyperpartisan and </w:t>
      </w:r>
      <w:r w:rsidRPr="229D7926" w:rsidR="00053EC9">
        <w:rPr>
          <w:lang w:val="es-ES"/>
        </w:rPr>
        <w:t>fake news</w:t>
      </w:r>
      <w:r w:rsidRPr="229D7926" w:rsidR="00053EC9">
        <w:rPr>
          <w:lang w:val="es-ES"/>
        </w:rPr>
        <w:t xml:space="preserve">. In </w:t>
      </w:r>
      <w:r w:rsidRPr="229D7926" w:rsidR="00053EC9">
        <w:rPr>
          <w:i w:val="1"/>
          <w:iCs w:val="1"/>
          <w:lang w:val="es-ES"/>
        </w:rPr>
        <w:t xml:space="preserve">Proceedings of the 56th Annual </w:t>
      </w:r>
      <w:r w:rsidRPr="229D7926" w:rsidR="00053EC9">
        <w:rPr>
          <w:i w:val="1"/>
          <w:iCs w:val="1"/>
          <w:lang w:val="es-ES"/>
        </w:rPr>
        <w:t>Meeting</w:t>
      </w:r>
      <w:r w:rsidRPr="229D7926" w:rsidR="00053EC9">
        <w:rPr>
          <w:i w:val="1"/>
          <w:iCs w:val="1"/>
          <w:lang w:val="es-ES"/>
        </w:rPr>
        <w:t xml:space="preserve"> of the Association for Computational Linguistics (Volume 1: Long Papers)</w:t>
      </w:r>
      <w:r w:rsidRPr="229D7926" w:rsidR="00053EC9">
        <w:rPr>
          <w:lang w:val="es-ES"/>
        </w:rPr>
        <w:t xml:space="preserve"> (pp. 231–240). Association for Computational Linguistics. https://doi.org/10.18653/v1/P18-1022</w:t>
      </w:r>
    </w:p>
    <w:p w:rsidR="003F7554" w:rsidRDefault="00053EC9" w14:paraId="29DB9D12" w14:textId="77777777">
      <w:pPr>
        <w:spacing w:after="120" w:line="360" w:lineRule="auto"/>
        <w:ind w:left="720" w:hanging="720"/>
      </w:pPr>
      <w:r w:rsidRPr="229D7926" w:rsidR="00053EC9">
        <w:rPr>
          <w:lang w:val="es-ES"/>
        </w:rPr>
        <w:t xml:space="preserve">Roberts, D. R., Bahn, V., Ciuti, S., Boyce, M. S., Elith, J., Guillera-Arroita, G., Hauenstein, S., Lahoz-Monfort, J. J., Schröder, B., Thuiller, W., Warton, D. I., Wintle, B. A., Hartig, F., &amp; Dormann, C. F. (2017). Cross-validation strategies for data with </w:t>
      </w:r>
      <w:r w:rsidRPr="229D7926" w:rsidR="00053EC9">
        <w:rPr>
          <w:lang w:val="es-ES"/>
        </w:rPr>
        <w:t xml:space="preserve">temporal, spatial, hierarchical, or phylogenetic structure. </w:t>
      </w:r>
      <w:r w:rsidRPr="229D7926" w:rsidR="00053EC9">
        <w:rPr>
          <w:i w:val="1"/>
          <w:iCs w:val="1"/>
          <w:lang w:val="es-ES"/>
        </w:rPr>
        <w:t>Ecography, 40</w:t>
      </w:r>
      <w:r w:rsidRPr="229D7926" w:rsidR="00053EC9">
        <w:rPr>
          <w:lang w:val="es-ES"/>
        </w:rPr>
        <w:t>(8), 913–929. https://doi.org/10.1111/ecog.02881</w:t>
      </w:r>
    </w:p>
    <w:p w:rsidR="003F7554" w:rsidRDefault="00053EC9" w14:paraId="69258498" w14:textId="77777777">
      <w:pPr>
        <w:spacing w:after="120" w:line="360" w:lineRule="auto"/>
        <w:ind w:left="720" w:hanging="720"/>
      </w:pPr>
      <w:r w:rsidRPr="229D7926" w:rsidR="00053EC9">
        <w:rPr>
          <w:lang w:val="es-ES"/>
        </w:rPr>
        <w:t xml:space="preserve">Ruchansky, N., Seo, S., &amp; Liu, Y. (2017). CSI: A hybrid deep model for </w:t>
      </w:r>
      <w:r w:rsidRPr="229D7926" w:rsidR="00053EC9">
        <w:rPr>
          <w:lang w:val="es-ES"/>
        </w:rPr>
        <w:t>fake news</w:t>
      </w:r>
      <w:r w:rsidRPr="229D7926" w:rsidR="00053EC9">
        <w:rPr>
          <w:lang w:val="es-ES"/>
        </w:rPr>
        <w:t xml:space="preserve"> detection. In </w:t>
      </w:r>
      <w:r w:rsidRPr="229D7926" w:rsidR="00053EC9">
        <w:rPr>
          <w:i w:val="1"/>
          <w:iCs w:val="1"/>
          <w:lang w:val="es-ES"/>
        </w:rPr>
        <w:t>Proceedings of the 2017 ACM Conference on Information and Knowledge Management</w:t>
      </w:r>
      <w:r w:rsidRPr="229D7926" w:rsidR="00053EC9">
        <w:rPr>
          <w:lang w:val="es-ES"/>
        </w:rPr>
        <w:t xml:space="preserve"> (pp. 797–806). Association for Computing Machinery. https://doi.org/10.1145/3132847.3132877</w:t>
      </w:r>
    </w:p>
    <w:p w:rsidR="003F7554" w:rsidRDefault="00053EC9" w14:paraId="5F5C98E1" w14:textId="77777777">
      <w:pPr>
        <w:spacing w:after="120" w:line="360" w:lineRule="auto"/>
        <w:ind w:left="720" w:hanging="720"/>
      </w:pPr>
      <w:r w:rsidRPr="229D7926" w:rsidR="00053EC9">
        <w:rPr>
          <w:lang w:val="es-ES"/>
        </w:rPr>
        <w:t xml:space="preserve">Salton, G., &amp; Buckley, C. (1988). Term-weighting approaches in automatic text retrieval. </w:t>
      </w:r>
      <w:r w:rsidRPr="229D7926" w:rsidR="00053EC9">
        <w:rPr>
          <w:i w:val="1"/>
          <w:iCs w:val="1"/>
          <w:lang w:val="es-ES"/>
        </w:rPr>
        <w:t>Information Processing &amp; Management, 24</w:t>
      </w:r>
      <w:r w:rsidRPr="229D7926" w:rsidR="00053EC9">
        <w:rPr>
          <w:lang w:val="es-ES"/>
        </w:rPr>
        <w:t>(5), 513–523. https://doi.org/10.1016/0306-4573(88)90021-0</w:t>
      </w:r>
    </w:p>
    <w:p w:rsidR="003F7554" w:rsidRDefault="00053EC9" w14:paraId="7E61CB86" w14:textId="77777777">
      <w:pPr>
        <w:spacing w:after="120" w:line="360" w:lineRule="auto"/>
        <w:ind w:left="720" w:hanging="720"/>
      </w:pPr>
      <w:r w:rsidRPr="229D7926" w:rsidR="00053EC9">
        <w:rPr>
          <w:lang w:val="es-ES"/>
        </w:rPr>
        <w:t xml:space="preserve">Sebastiani, F. (2002). Machine learning in automated text categorization. </w:t>
      </w:r>
      <w:r w:rsidRPr="229D7926" w:rsidR="00053EC9">
        <w:rPr>
          <w:i w:val="1"/>
          <w:iCs w:val="1"/>
          <w:lang w:val="es-ES"/>
        </w:rPr>
        <w:t>ACM Computing Surveys, 34</w:t>
      </w:r>
      <w:r w:rsidRPr="229D7926" w:rsidR="00053EC9">
        <w:rPr>
          <w:lang w:val="es-ES"/>
        </w:rPr>
        <w:t>(1), 1–47. https://doi.org/10.1145/505282.505283</w:t>
      </w:r>
    </w:p>
    <w:p w:rsidR="003F7554" w:rsidRDefault="00053EC9" w14:paraId="08C9C114" w14:textId="77777777">
      <w:pPr>
        <w:spacing w:after="120" w:line="360" w:lineRule="auto"/>
        <w:ind w:left="720" w:hanging="720"/>
      </w:pPr>
      <w:r w:rsidRPr="229D7926" w:rsidR="00053EC9">
        <w:rPr>
          <w:lang w:val="es-ES"/>
        </w:rPr>
        <w:t xml:space="preserve">Shu, K., Sliva, A., Wang, S., Tang, J., &amp; Liu, H. (2017). </w:t>
      </w:r>
      <w:r w:rsidRPr="229D7926" w:rsidR="00053EC9">
        <w:rPr>
          <w:lang w:val="es-ES"/>
        </w:rPr>
        <w:t>Fake news</w:t>
      </w:r>
      <w:r w:rsidRPr="229D7926" w:rsidR="00053EC9">
        <w:rPr>
          <w:lang w:val="es-ES"/>
        </w:rPr>
        <w:t xml:space="preserve"> detection on social media: A data mining perspective. </w:t>
      </w:r>
      <w:r w:rsidRPr="229D7926" w:rsidR="00053EC9">
        <w:rPr>
          <w:i w:val="1"/>
          <w:iCs w:val="1"/>
          <w:lang w:val="es-ES"/>
        </w:rPr>
        <w:t>ACM SIGKDD Explorations Newsletter, 19</w:t>
      </w:r>
      <w:r w:rsidRPr="229D7926" w:rsidR="00053EC9">
        <w:rPr>
          <w:lang w:val="es-ES"/>
        </w:rPr>
        <w:t>(1), 22–36. https://doi.org/10.1145/3137597.3137600</w:t>
      </w:r>
    </w:p>
    <w:p w:rsidR="003F7554" w:rsidRDefault="00053EC9" w14:paraId="3F00D73C" w14:textId="77777777">
      <w:pPr>
        <w:spacing w:after="120" w:line="360" w:lineRule="auto"/>
        <w:ind w:left="720" w:hanging="720"/>
      </w:pPr>
      <w:r w:rsidRPr="229D7926" w:rsidR="00053EC9">
        <w:rPr>
          <w:lang w:val="es-ES"/>
        </w:rPr>
        <w:t xml:space="preserve">Silva, A., Luo, L., Karunasekera, S., &amp; Leckie, C. (2021). Embracing domain differences in </w:t>
      </w:r>
      <w:r w:rsidRPr="229D7926" w:rsidR="00053EC9">
        <w:rPr>
          <w:lang w:val="es-ES"/>
        </w:rPr>
        <w:t>fake news</w:t>
      </w:r>
      <w:r w:rsidRPr="229D7926" w:rsidR="00053EC9">
        <w:rPr>
          <w:lang w:val="es-ES"/>
        </w:rPr>
        <w:t xml:space="preserve">: Cross-domain </w:t>
      </w:r>
      <w:r w:rsidRPr="229D7926" w:rsidR="00053EC9">
        <w:rPr>
          <w:lang w:val="es-ES"/>
        </w:rPr>
        <w:t>fake news</w:t>
      </w:r>
      <w:r w:rsidRPr="229D7926" w:rsidR="00053EC9">
        <w:rPr>
          <w:lang w:val="es-ES"/>
        </w:rPr>
        <w:t xml:space="preserve"> detection using multi-modal data. </w:t>
      </w:r>
      <w:r w:rsidRPr="229D7926" w:rsidR="00053EC9">
        <w:rPr>
          <w:i w:val="1"/>
          <w:iCs w:val="1"/>
          <w:lang w:val="es-ES"/>
        </w:rPr>
        <w:t>Proceedings of the AAAI Conference on Artificial Intelligence, 35</w:t>
      </w:r>
      <w:r w:rsidRPr="229D7926" w:rsidR="00053EC9">
        <w:rPr>
          <w:lang w:val="es-ES"/>
        </w:rPr>
        <w:t>(1), 557–565. https://doi.org/10.1609/aaai.v35i1.16134</w:t>
      </w:r>
    </w:p>
    <w:p w:rsidR="003F7554" w:rsidRDefault="00053EC9" w14:paraId="1E4DF0C4" w14:textId="77777777">
      <w:pPr>
        <w:spacing w:after="120" w:line="360" w:lineRule="auto"/>
        <w:ind w:left="720" w:hanging="720"/>
      </w:pPr>
      <w:r w:rsidRPr="229D7926" w:rsidR="00053EC9">
        <w:rPr>
          <w:lang w:val="es-ES"/>
        </w:rPr>
        <w:t xml:space="preserve">Sokolova, M., &amp; Lapalme, G. (2009). A systematic analysis of performance measures for classification tasks. </w:t>
      </w:r>
      <w:r w:rsidRPr="229D7926" w:rsidR="00053EC9">
        <w:rPr>
          <w:i w:val="1"/>
          <w:iCs w:val="1"/>
          <w:lang w:val="es-ES"/>
        </w:rPr>
        <w:t>Information Processing &amp; Management, 45</w:t>
      </w:r>
      <w:r w:rsidRPr="229D7926" w:rsidR="00053EC9">
        <w:rPr>
          <w:lang w:val="es-ES"/>
        </w:rPr>
        <w:t>(4), 427–437. https://doi.org/10.1016/j.ipm.2009.03.002</w:t>
      </w:r>
    </w:p>
    <w:p w:rsidR="003F7554" w:rsidRDefault="00053EC9" w14:paraId="2F1A4C1F" w14:textId="77777777">
      <w:pPr>
        <w:spacing w:after="120" w:line="360" w:lineRule="auto"/>
        <w:ind w:left="720" w:hanging="720"/>
      </w:pPr>
      <w:r w:rsidRPr="229D7926" w:rsidR="00053EC9">
        <w:rPr>
          <w:lang w:val="es-ES"/>
        </w:rPr>
        <w:t xml:space="preserve">Tandoc, E. C., Lim, Z. W., &amp; Ling, R. (2018). Defining </w:t>
      </w:r>
      <w:r w:rsidRPr="229D7926" w:rsidR="00053EC9">
        <w:rPr>
          <w:lang w:val="es-ES"/>
        </w:rPr>
        <w:t>fake news</w:t>
      </w:r>
      <w:r w:rsidRPr="229D7926" w:rsidR="00053EC9">
        <w:rPr>
          <w:lang w:val="es-ES"/>
        </w:rPr>
        <w:t xml:space="preserve">: A typology of scholarly definitions. </w:t>
      </w:r>
      <w:r w:rsidRPr="229D7926" w:rsidR="00053EC9">
        <w:rPr>
          <w:i w:val="1"/>
          <w:iCs w:val="1"/>
          <w:lang w:val="es-ES"/>
        </w:rPr>
        <w:t>Digital Journalism, 6</w:t>
      </w:r>
      <w:r w:rsidRPr="229D7926" w:rsidR="00053EC9">
        <w:rPr>
          <w:lang w:val="es-ES"/>
        </w:rPr>
        <w:t>(2), 137–153. https://doi.org/10.1080/21670811.2017.1360143</w:t>
      </w:r>
    </w:p>
    <w:p w:rsidR="003F7554" w:rsidRDefault="00053EC9" w14:paraId="1EE70E97" w14:textId="77777777">
      <w:pPr>
        <w:spacing w:after="120" w:line="360" w:lineRule="auto"/>
        <w:ind w:left="720" w:hanging="720"/>
      </w:pPr>
      <w:r w:rsidRPr="229D7926" w:rsidR="00053EC9">
        <w:rPr>
          <w:lang w:val="es-ES"/>
        </w:rPr>
        <w:t xml:space="preserve">Thorne, J., &amp; Vlachos, A. (2018). Automated fact checking: Task formulations, methods and future directions. In </w:t>
      </w:r>
      <w:r w:rsidRPr="229D7926" w:rsidR="00053EC9">
        <w:rPr>
          <w:i w:val="1"/>
          <w:iCs w:val="1"/>
          <w:lang w:val="es-ES"/>
        </w:rPr>
        <w:t>Proceedings of the 27th International Conference on Computational Linguistics</w:t>
      </w:r>
      <w:r w:rsidRPr="229D7926" w:rsidR="00053EC9">
        <w:rPr>
          <w:lang w:val="es-ES"/>
        </w:rPr>
        <w:t xml:space="preserve"> (pp. 3346–3359). Association for Computational Linguistics. https://aclanthology.org/C18-1283/</w:t>
      </w:r>
    </w:p>
    <w:p w:rsidR="003F7554" w:rsidRDefault="00053EC9" w14:paraId="21277BB7" w14:textId="77777777">
      <w:pPr>
        <w:spacing w:after="120" w:line="360" w:lineRule="auto"/>
        <w:ind w:left="720" w:hanging="720"/>
      </w:pPr>
      <w:r w:rsidRPr="229D7926" w:rsidR="00053EC9">
        <w:rPr>
          <w:lang w:val="es-ES"/>
        </w:rPr>
        <w:t xml:space="preserve">Vosoughi, S., Roy, D., &amp; Aral, S. (2018). The spread of true and false news online. </w:t>
      </w:r>
      <w:r w:rsidRPr="229D7926" w:rsidR="00053EC9">
        <w:rPr>
          <w:i w:val="1"/>
          <w:iCs w:val="1"/>
          <w:lang w:val="es-ES"/>
        </w:rPr>
        <w:t>Science, 359</w:t>
      </w:r>
      <w:r w:rsidRPr="229D7926" w:rsidR="00053EC9">
        <w:rPr>
          <w:lang w:val="es-ES"/>
        </w:rPr>
        <w:t>(6380), 1146–1151. https://doi.org/10.1126/science.aap9559</w:t>
      </w:r>
    </w:p>
    <w:p w:rsidR="003F7554" w:rsidRDefault="00053EC9" w14:paraId="02C1F28D" w14:textId="77777777">
      <w:pPr>
        <w:spacing w:after="120" w:line="360" w:lineRule="auto"/>
        <w:ind w:left="720" w:hanging="720"/>
      </w:pPr>
      <w:r w:rsidRPr="229D7926" w:rsidR="00053EC9">
        <w:rPr>
          <w:lang w:val="es-ES"/>
        </w:rPr>
        <w:t xml:space="preserve">Wang, W. Y. (2017). “Liar, liar pants on fire”: A new benchmark dataset for </w:t>
      </w:r>
      <w:r w:rsidRPr="229D7926" w:rsidR="00053EC9">
        <w:rPr>
          <w:lang w:val="es-ES"/>
        </w:rPr>
        <w:t>fake news</w:t>
      </w:r>
      <w:r w:rsidRPr="229D7926" w:rsidR="00053EC9">
        <w:rPr>
          <w:lang w:val="es-ES"/>
        </w:rPr>
        <w:t xml:space="preserve"> detection. In </w:t>
      </w:r>
      <w:r w:rsidRPr="229D7926" w:rsidR="00053EC9">
        <w:rPr>
          <w:i w:val="1"/>
          <w:iCs w:val="1"/>
          <w:lang w:val="es-ES"/>
        </w:rPr>
        <w:t xml:space="preserve">Proceedings of the 55th Annual </w:t>
      </w:r>
      <w:r w:rsidRPr="229D7926" w:rsidR="00053EC9">
        <w:rPr>
          <w:i w:val="1"/>
          <w:iCs w:val="1"/>
          <w:lang w:val="es-ES"/>
        </w:rPr>
        <w:t>Meeting</w:t>
      </w:r>
      <w:r w:rsidRPr="229D7926" w:rsidR="00053EC9">
        <w:rPr>
          <w:i w:val="1"/>
          <w:iCs w:val="1"/>
          <w:lang w:val="es-ES"/>
        </w:rPr>
        <w:t xml:space="preserve"> of the Association for Computational Linguistics (Volume 2: Short Papers)</w:t>
      </w:r>
      <w:r w:rsidRPr="229D7926" w:rsidR="00053EC9">
        <w:rPr>
          <w:lang w:val="es-ES"/>
        </w:rPr>
        <w:t xml:space="preserve"> (pp. 422–426). Association for Computational Linguistics. https://doi.org/10.18653/v1/P17-2067</w:t>
      </w:r>
    </w:p>
    <w:p w:rsidR="003F7554" w:rsidRDefault="00053EC9" w14:paraId="6582C13E" w14:textId="77777777">
      <w:pPr>
        <w:spacing w:after="120" w:line="360" w:lineRule="auto"/>
        <w:ind w:left="720" w:hanging="720"/>
      </w:pPr>
      <w:r w:rsidRPr="229D7926" w:rsidR="00053EC9">
        <w:rPr>
          <w:lang w:val="es-ES"/>
        </w:rPr>
        <w:t xml:space="preserve">Zhou, X., &amp; Zafarani, R. (2020). A survey of </w:t>
      </w:r>
      <w:r w:rsidRPr="229D7926" w:rsidR="00053EC9">
        <w:rPr>
          <w:lang w:val="es-ES"/>
        </w:rPr>
        <w:t>fake news</w:t>
      </w:r>
      <w:r w:rsidRPr="229D7926" w:rsidR="00053EC9">
        <w:rPr>
          <w:lang w:val="es-ES"/>
        </w:rPr>
        <w:t xml:space="preserve">: Fundamental theories, detection methods, and opportunities. </w:t>
      </w:r>
      <w:r w:rsidRPr="229D7926" w:rsidR="00053EC9">
        <w:rPr>
          <w:i w:val="1"/>
          <w:iCs w:val="1"/>
          <w:lang w:val="es-ES"/>
        </w:rPr>
        <w:t>ACM Computing Surveys, 53</w:t>
      </w:r>
      <w:r w:rsidRPr="229D7926" w:rsidR="00053EC9">
        <w:rPr>
          <w:lang w:val="es-ES"/>
        </w:rPr>
        <w:t>(5), Article 109. https://doi.org/10.1145/3395046</w:t>
      </w:r>
    </w:p>
    <w:p w:rsidR="00E90469" w:rsidRDefault="00E90469" w14:paraId="116B786E" w14:textId="77777777">
      <w:pPr>
        <w:rPr>
          <w:b w:val="1"/>
          <w:bCs w:val="1"/>
          <w:color w:val="000000"/>
          <w:sz w:val="28"/>
          <w:szCs w:val="28"/>
        </w:rPr>
      </w:pPr>
      <w:r>
        <w:br w:type="page"/>
      </w:r>
    </w:p>
    <w:p w:rsidR="00A747DC" w:rsidRDefault="00253CC9" w14:paraId="643C664D" w14:textId="5C49AC7F">
      <w:pPr>
        <w:pStyle w:val="Ttulo1"/>
      </w:pPr>
      <w:bookmarkStart w:name="_Toc243512175" w:id="524"/>
      <w:r>
        <w:t>Glosario</w:t>
      </w:r>
      <w:bookmarkEnd w:id="524"/>
    </w:p>
    <w:p w:rsidR="00A747DC" w:rsidRDefault="00253CC9" w14:paraId="7C2D95B3" w14:textId="77777777">
      <w:pPr>
        <w:spacing w:after="120" w:line="360" w:lineRule="auto"/>
        <w:jc w:val="both"/>
      </w:pPr>
      <w:r w:rsidRPr="7121CE3F">
        <w:rPr>
          <w:b/>
          <w:bCs/>
          <w:i/>
          <w:iCs/>
          <w:lang w:val="es-ES"/>
        </w:rPr>
        <w:t>Accuracy</w:t>
      </w:r>
      <w:r w:rsidRPr="7121CE3F">
        <w:rPr>
          <w:b/>
          <w:bCs/>
          <w:lang w:val="es-ES"/>
        </w:rPr>
        <w:t xml:space="preserve">. </w:t>
      </w:r>
      <w:r w:rsidRPr="7121CE3F">
        <w:rPr>
          <w:lang w:val="es-ES"/>
        </w:rPr>
        <w:t>Proporción de ejemplos correctamente clasificados sobre el total evaluado.</w:t>
      </w:r>
    </w:p>
    <w:p w:rsidR="00A747DC" w:rsidRDefault="00253CC9" w14:paraId="7BD4EC49" w14:textId="77777777">
      <w:pPr>
        <w:spacing w:after="120" w:line="360" w:lineRule="auto"/>
        <w:jc w:val="both"/>
      </w:pPr>
      <w:r w:rsidRPr="7121CE3F">
        <w:rPr>
          <w:b/>
          <w:bCs/>
          <w:i/>
          <w:iCs/>
          <w:lang w:val="es-ES"/>
        </w:rPr>
        <w:t>Baseline</w:t>
      </w:r>
      <w:r w:rsidRPr="7121CE3F">
        <w:rPr>
          <w:b/>
          <w:bCs/>
          <w:lang w:val="es-ES"/>
        </w:rPr>
        <w:t xml:space="preserve">. </w:t>
      </w:r>
      <w:r w:rsidRPr="7121CE3F">
        <w:rPr>
          <w:lang w:val="es-ES"/>
        </w:rPr>
        <w:t>Modelo de referencia sencillo que permite comparar futuras mejoras con una base estable.</w:t>
      </w:r>
    </w:p>
    <w:p w:rsidR="00A747DC" w:rsidRDefault="00253CC9" w14:paraId="32799AE4" w14:textId="77777777">
      <w:pPr>
        <w:spacing w:after="120" w:line="360" w:lineRule="auto"/>
        <w:jc w:val="both"/>
      </w:pPr>
      <w:r>
        <w:rPr>
          <w:b/>
          <w:bCs/>
        </w:rPr>
        <w:t xml:space="preserve">Corpus. </w:t>
      </w:r>
      <w:r>
        <w:t>Conjunto organizado de textos utilizado para entrenamiento o evaluación.</w:t>
      </w:r>
    </w:p>
    <w:p w:rsidR="00A747DC" w:rsidRDefault="00253CC9" w14:paraId="7E37E5BB" w14:textId="77777777">
      <w:pPr>
        <w:spacing w:after="120" w:line="360" w:lineRule="auto"/>
        <w:jc w:val="both"/>
      </w:pPr>
      <w:proofErr w:type="gramStart"/>
      <w:r w:rsidRPr="7121CE3F">
        <w:rPr>
          <w:b/>
          <w:bCs/>
          <w:i/>
          <w:iCs/>
          <w:lang w:val="es-ES"/>
        </w:rPr>
        <w:t>Fake news</w:t>
      </w:r>
      <w:proofErr w:type="gramEnd"/>
      <w:r w:rsidRPr="7121CE3F">
        <w:rPr>
          <w:b/>
          <w:bCs/>
          <w:lang w:val="es-ES"/>
        </w:rPr>
        <w:t xml:space="preserve">. </w:t>
      </w:r>
      <w:r w:rsidRPr="7121CE3F">
        <w:rPr>
          <w:lang w:val="es-ES"/>
        </w:rPr>
        <w:t>Contenido falso, engañoso o manipulado que se presenta con apariencia informativa.</w:t>
      </w:r>
    </w:p>
    <w:p w:rsidR="00A747DC" w:rsidRDefault="00253CC9" w14:paraId="41752D05" w14:textId="77777777">
      <w:pPr>
        <w:spacing w:after="120" w:line="360" w:lineRule="auto"/>
        <w:jc w:val="both"/>
      </w:pPr>
      <w:r w:rsidRPr="7121CE3F">
        <w:rPr>
          <w:b/>
          <w:bCs/>
          <w:i/>
          <w:iCs/>
          <w:lang w:val="es-ES"/>
        </w:rPr>
        <w:t>Holdout</w:t>
      </w:r>
      <w:r w:rsidRPr="7121CE3F">
        <w:rPr>
          <w:b/>
          <w:bCs/>
          <w:lang w:val="es-ES"/>
        </w:rPr>
        <w:t xml:space="preserve">. </w:t>
      </w:r>
      <w:r w:rsidRPr="7121CE3F">
        <w:rPr>
          <w:lang w:val="es-ES"/>
        </w:rPr>
        <w:t>Conjunto de validación separado del entrenamiento para estimar rendimiento.</w:t>
      </w:r>
    </w:p>
    <w:p w:rsidR="00A747DC" w:rsidRDefault="00253CC9" w14:paraId="474CFCD8" w14:textId="77777777">
      <w:pPr>
        <w:spacing w:after="120" w:line="360" w:lineRule="auto"/>
        <w:jc w:val="both"/>
      </w:pPr>
      <w:r w:rsidRPr="7121CE3F">
        <w:rPr>
          <w:b/>
          <w:bCs/>
          <w:lang w:val="es-ES"/>
        </w:rPr>
        <w:t xml:space="preserve">LIAR. </w:t>
      </w:r>
      <w:r w:rsidRPr="7121CE3F">
        <w:rPr>
          <w:lang w:val="es-ES"/>
        </w:rPr>
        <w:t>conjunto de datos de declaraciones políticas etiquetadas por niveles de veracidad.</w:t>
      </w:r>
    </w:p>
    <w:p w:rsidR="00A747DC" w:rsidRDefault="00253CC9" w14:paraId="6F8CD71D" w14:textId="77777777">
      <w:pPr>
        <w:spacing w:after="120" w:line="360" w:lineRule="auto"/>
        <w:jc w:val="both"/>
      </w:pPr>
      <w:r>
        <w:rPr>
          <w:b/>
          <w:bCs/>
        </w:rPr>
        <w:t xml:space="preserve">Linear SVC. </w:t>
      </w:r>
      <w:r>
        <w:t>Clasificador lineal de vectores de soporte, adecuado para datos textuales de alta dimensión.</w:t>
      </w:r>
    </w:p>
    <w:p w:rsidR="00A747DC" w:rsidRDefault="00253CC9" w14:paraId="09255BEA" w14:textId="77777777">
      <w:pPr>
        <w:spacing w:after="120" w:line="360" w:lineRule="auto"/>
        <w:jc w:val="both"/>
      </w:pPr>
      <w:r>
        <w:rPr>
          <w:b/>
          <w:bCs/>
        </w:rPr>
        <w:t xml:space="preserve">Macro F1. </w:t>
      </w:r>
      <w:r>
        <w:t>Promedio no ponderado del F1 calculado por clase.</w:t>
      </w:r>
    </w:p>
    <w:p w:rsidR="00A747DC" w:rsidRDefault="00253CC9" w14:paraId="7943D488" w14:textId="77777777">
      <w:pPr>
        <w:spacing w:after="120" w:line="360" w:lineRule="auto"/>
        <w:jc w:val="both"/>
      </w:pPr>
      <w:r>
        <w:rPr>
          <w:b/>
          <w:bCs/>
        </w:rPr>
        <w:t xml:space="preserve">N-grama. </w:t>
      </w:r>
      <w:r>
        <w:t>Secuencia de una o varias palabras consecutivas utilizada como característica textual.</w:t>
      </w:r>
    </w:p>
    <w:p w:rsidR="00A747DC" w:rsidRDefault="00253CC9" w14:paraId="3A3D4BE9" w14:textId="77777777">
      <w:pPr>
        <w:spacing w:after="120" w:line="360" w:lineRule="auto"/>
        <w:jc w:val="both"/>
      </w:pPr>
      <w:r w:rsidRPr="7121CE3F">
        <w:rPr>
          <w:b/>
          <w:bCs/>
          <w:lang w:val="es-ES"/>
        </w:rPr>
        <w:t xml:space="preserve">Source bias. </w:t>
      </w:r>
      <w:r w:rsidRPr="7121CE3F">
        <w:rPr>
          <w:lang w:val="es-ES"/>
        </w:rPr>
        <w:t>Sesgo producido cuando un modelo aprende marcas de procedencia de los datos en lugar de señales propias de la tarea.</w:t>
      </w:r>
    </w:p>
    <w:p w:rsidR="00A747DC" w:rsidRDefault="00253CC9" w14:paraId="5C95EFB3" w14:textId="77777777">
      <w:pPr>
        <w:spacing w:after="120" w:line="360" w:lineRule="auto"/>
        <w:jc w:val="both"/>
      </w:pPr>
      <w:r>
        <w:rPr>
          <w:b/>
          <w:bCs/>
        </w:rPr>
        <w:t xml:space="preserve">TF-IDF. </w:t>
      </w:r>
      <w:r>
        <w:t>Esquema de ponderación que combina frecuencia del término e inversa de frecuencia documental.</w:t>
      </w:r>
    </w:p>
    <w:p w:rsidR="00A747DC" w:rsidRDefault="00253CC9" w14:paraId="7F199FDB" w14:textId="77777777">
      <w:pPr>
        <w:spacing w:after="120" w:line="360" w:lineRule="auto"/>
        <w:jc w:val="both"/>
      </w:pPr>
      <w:r>
        <w:rPr>
          <w:b/>
          <w:bCs/>
        </w:rPr>
        <w:t xml:space="preserve">Umbral de decisión. </w:t>
      </w:r>
      <w:r>
        <w:t>Valor que transforma una puntuación continua del modelo en una etiqueta discreta.</w:t>
      </w:r>
    </w:p>
    <w:p w:rsidR="009C649E" w:rsidRDefault="00AB0F71" w14:paraId="1516A21A" w14:textId="77777777">
      <w:pPr>
        <w:pStyle w:val="Ttulo1"/>
        <w:pageBreakBefore w:val="1"/>
      </w:pPr>
      <w:bookmarkStart w:name="_Toc243512176" w:id="525"/>
      <w:r w:rsidRPr="229D7926" w:rsidR="00AB0F71">
        <w:rPr>
          <w:lang w:val="es-ES"/>
        </w:rPr>
        <w:t xml:space="preserve">Apéndice A. Evidencia histórica del </w:t>
      </w:r>
      <w:r w:rsidRPr="229D7926" w:rsidR="00AB0F71">
        <w:rPr>
          <w:i w:val="1"/>
          <w:iCs w:val="1"/>
          <w:lang w:val="es-ES"/>
        </w:rPr>
        <w:t>baseline</w:t>
      </w:r>
      <w:r w:rsidRPr="229D7926" w:rsidR="00AB0F71">
        <w:rPr>
          <w:lang w:val="es-ES"/>
        </w:rPr>
        <w:t xml:space="preserve"> de una partición</w:t>
      </w:r>
      <w:bookmarkEnd w:id="525"/>
    </w:p>
    <w:p w:rsidR="009C649E" w:rsidRDefault="00AB0F71" w14:paraId="20557792" w14:textId="77777777">
      <w:pPr>
        <w:spacing w:after="120" w:line="360" w:lineRule="auto"/>
        <w:jc w:val="both"/>
      </w:pPr>
      <w:r w:rsidRPr="229D7926" w:rsidR="00AB0F71">
        <w:rPr>
          <w:lang w:val="es-ES"/>
        </w:rPr>
        <w:t xml:space="preserve">Este apéndice conserva únicamente la configuración y los resultados del run histórico baseline-20260411T145313Z-a9ea359a. Sus 12.626 ejemplos de </w:t>
      </w:r>
      <w:r w:rsidRPr="229D7926" w:rsidR="00AB0F71">
        <w:rPr>
          <w:i w:val="1"/>
          <w:iCs w:val="1"/>
          <w:lang w:val="es-ES"/>
        </w:rPr>
        <w:t>holdout</w:t>
      </w:r>
      <w:r w:rsidRPr="229D7926" w:rsidR="00AB0F71">
        <w:rPr>
          <w:lang w:val="es-ES"/>
        </w:rPr>
        <w:t xml:space="preserve"> y su macro F1 de 0,9424 no forman parte de la validación cruzada agrupada actual ni se interpretan como un efecto aislado de la deduplicación.</w:t>
      </w:r>
    </w:p>
    <w:p w:rsidR="009C649E" w:rsidRDefault="00AB0F71" w14:paraId="09D8D164" w14:textId="77777777">
      <w:pPr>
        <w:keepNext/>
        <w:keepLines/>
        <w:spacing w:after="0" w:line="360" w:lineRule="auto"/>
      </w:pPr>
      <w:r>
        <w:rPr>
          <w:b/>
        </w:rPr>
        <w:t>Tabla A1</w:t>
      </w:r>
    </w:p>
    <w:p w:rsidR="009C649E" w:rsidRDefault="00AB0F71" w14:paraId="5DE5A964" w14:textId="77777777">
      <w:pPr>
        <w:keepNext w:val="1"/>
        <w:keepLines w:val="1"/>
        <w:spacing w:after="120" w:line="360" w:lineRule="auto"/>
      </w:pPr>
      <w:r w:rsidRPr="229D7926" w:rsidR="00AB0F71">
        <w:rPr>
          <w:i w:val="1"/>
          <w:iCs w:val="1"/>
          <w:lang w:val="es-ES"/>
        </w:rPr>
        <w:t>Configuración principal del baseline histórico</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800"/>
        <w:gridCol w:w="6159"/>
      </w:tblGrid>
      <w:tr w:rsidR="009C649E" w:rsidTr="229D7926" w14:paraId="1E08DDB1" w14:textId="77777777">
        <w:trPr>
          <w:cantSplit/>
          <w:tblHeader/>
          <w:jc w:val="center"/>
        </w:trPr>
        <w:tc>
          <w:tcPr>
            <w:tcW w:w="2799" w:type="dxa"/>
            <w:tcBorders>
              <w:bottom w:val="single" w:color="000000" w:themeColor="text1" w:sz="4" w:space="0"/>
            </w:tcBorders>
            <w:tcMar/>
            <w:vAlign w:val="center"/>
          </w:tcPr>
          <w:p w:rsidR="009C649E" w:rsidRDefault="00AB0F71" w14:paraId="4EA046C8" w14:textId="77777777">
            <w:pPr>
              <w:keepNext/>
              <w:keepLines/>
              <w:spacing w:after="0" w:line="240" w:lineRule="auto"/>
              <w:jc w:val="center"/>
            </w:pPr>
            <w:r>
              <w:rPr>
                <w:b/>
              </w:rPr>
              <w:t>Parámetro</w:t>
            </w:r>
          </w:p>
        </w:tc>
        <w:tc>
          <w:tcPr>
            <w:tcW w:w="6158" w:type="dxa"/>
            <w:tcBorders>
              <w:bottom w:val="single" w:color="000000" w:themeColor="text1" w:sz="4" w:space="0"/>
            </w:tcBorders>
            <w:tcMar/>
            <w:vAlign w:val="center"/>
          </w:tcPr>
          <w:p w:rsidR="009C649E" w:rsidRDefault="00AB0F71" w14:paraId="75C83E3F" w14:textId="77777777">
            <w:pPr>
              <w:keepNext/>
              <w:keepLines/>
              <w:spacing w:after="0" w:line="240" w:lineRule="auto"/>
              <w:jc w:val="center"/>
            </w:pPr>
            <w:r>
              <w:rPr>
                <w:b/>
              </w:rPr>
              <w:t>Valor</w:t>
            </w:r>
          </w:p>
        </w:tc>
      </w:tr>
      <w:tr w:rsidR="009C649E" w:rsidTr="229D7926" w14:paraId="4B4AD250" w14:textId="77777777">
        <w:trPr>
          <w:cantSplit/>
          <w:jc w:val="center"/>
        </w:trPr>
        <w:tc>
          <w:tcPr>
            <w:tcW w:w="2799" w:type="dxa"/>
            <w:tcMar/>
            <w:vAlign w:val="center"/>
          </w:tcPr>
          <w:p w:rsidR="009C649E" w:rsidRDefault="00AB0F71" w14:paraId="552D8ADE" w14:textId="77777777">
            <w:pPr>
              <w:keepNext w:val="1"/>
              <w:keepLines w:val="1"/>
              <w:spacing w:after="0" w:line="240" w:lineRule="auto"/>
            </w:pPr>
            <w:r w:rsidRPr="229D7926" w:rsidR="00AB0F71">
              <w:rPr>
                <w:lang w:val="es-ES"/>
              </w:rPr>
              <w:t>Dataset</w:t>
            </w:r>
          </w:p>
        </w:tc>
        <w:tc>
          <w:tcPr>
            <w:tcW w:w="6158" w:type="dxa"/>
            <w:tcMar/>
            <w:vAlign w:val="center"/>
          </w:tcPr>
          <w:p w:rsidR="009C649E" w:rsidRDefault="00AB0F71" w14:paraId="4F354FFF" w14:textId="77777777">
            <w:pPr>
              <w:keepNext w:val="1"/>
              <w:keepLines w:val="1"/>
              <w:spacing w:after="0" w:line="240" w:lineRule="auto"/>
            </w:pPr>
            <w:r w:rsidRPr="229D7926" w:rsidR="00AB0F71">
              <w:rPr>
                <w:lang w:val="es-ES"/>
              </w:rPr>
              <w:t>\tfg_informatica_fake_news\data\labeled\fake_news_unified.csv.gz</w:t>
            </w:r>
          </w:p>
        </w:tc>
      </w:tr>
      <w:tr w:rsidR="009C649E" w:rsidTr="229D7926" w14:paraId="19EE6522" w14:textId="77777777">
        <w:trPr>
          <w:cantSplit/>
          <w:jc w:val="center"/>
        </w:trPr>
        <w:tc>
          <w:tcPr>
            <w:tcW w:w="2799" w:type="dxa"/>
            <w:tcMar/>
            <w:vAlign w:val="center"/>
          </w:tcPr>
          <w:p w:rsidR="009C649E" w:rsidRDefault="00AB0F71" w14:paraId="10731764" w14:textId="77777777">
            <w:pPr>
              <w:keepNext/>
              <w:keepLines/>
              <w:spacing w:after="0" w:line="240" w:lineRule="auto"/>
            </w:pPr>
            <w:r>
              <w:t>Columna de texto</w:t>
            </w:r>
          </w:p>
        </w:tc>
        <w:tc>
          <w:tcPr>
            <w:tcW w:w="6158" w:type="dxa"/>
            <w:tcMar/>
            <w:vAlign w:val="center"/>
          </w:tcPr>
          <w:p w:rsidR="009C649E" w:rsidRDefault="00AB0F71" w14:paraId="2A550004" w14:textId="77777777">
            <w:pPr>
              <w:keepNext w:val="1"/>
              <w:keepLines w:val="1"/>
              <w:spacing w:after="0" w:line="240" w:lineRule="auto"/>
            </w:pPr>
            <w:r w:rsidRPr="229D7926" w:rsidR="00AB0F71">
              <w:rPr>
                <w:rFonts w:ascii="Consolas" w:hAnsi="Consolas"/>
                <w:lang w:val="es-ES"/>
              </w:rPr>
              <w:t>normalized_text</w:t>
            </w:r>
          </w:p>
        </w:tc>
      </w:tr>
      <w:tr w:rsidR="009C649E" w:rsidTr="229D7926" w14:paraId="3D61DDBE" w14:textId="77777777">
        <w:trPr>
          <w:cantSplit/>
          <w:jc w:val="center"/>
        </w:trPr>
        <w:tc>
          <w:tcPr>
            <w:tcW w:w="2799" w:type="dxa"/>
            <w:tcMar/>
            <w:vAlign w:val="center"/>
          </w:tcPr>
          <w:p w:rsidR="009C649E" w:rsidRDefault="00AB0F71" w14:paraId="69AA8E5C" w14:textId="77777777">
            <w:pPr>
              <w:keepLines/>
              <w:spacing w:after="0" w:line="240" w:lineRule="auto"/>
            </w:pPr>
            <w:r>
              <w:t>Columna de etiqueta</w:t>
            </w:r>
          </w:p>
        </w:tc>
        <w:tc>
          <w:tcPr>
            <w:tcW w:w="6158" w:type="dxa"/>
            <w:tcMar/>
            <w:vAlign w:val="center"/>
          </w:tcPr>
          <w:p w:rsidR="009C649E" w:rsidRDefault="00AB0F71" w14:paraId="4F24446D" w14:textId="77777777">
            <w:pPr>
              <w:keepLines/>
              <w:spacing w:after="0" w:line="240" w:lineRule="auto"/>
            </w:pPr>
            <w:r>
              <w:t>Label</w:t>
            </w:r>
          </w:p>
        </w:tc>
      </w:tr>
      <w:tr w:rsidR="009C649E" w:rsidTr="229D7926" w14:paraId="3D6E5D74" w14:textId="77777777">
        <w:trPr>
          <w:cantSplit/>
          <w:jc w:val="center"/>
        </w:trPr>
        <w:tc>
          <w:tcPr>
            <w:tcW w:w="2799" w:type="dxa"/>
            <w:tcMar/>
            <w:vAlign w:val="center"/>
          </w:tcPr>
          <w:p w:rsidR="009C649E" w:rsidRDefault="00AB0F71" w14:paraId="6E849B30" w14:textId="77777777">
            <w:pPr>
              <w:keepLines/>
              <w:spacing w:after="0" w:line="240" w:lineRule="auto"/>
            </w:pPr>
            <w:r>
              <w:t>Métrica de selección</w:t>
            </w:r>
          </w:p>
        </w:tc>
        <w:tc>
          <w:tcPr>
            <w:tcW w:w="6158" w:type="dxa"/>
            <w:tcMar/>
            <w:vAlign w:val="center"/>
          </w:tcPr>
          <w:p w:rsidR="009C649E" w:rsidRDefault="00AB0F71" w14:paraId="7042601E" w14:textId="77777777">
            <w:pPr>
              <w:keepLines/>
              <w:spacing w:after="0" w:line="240" w:lineRule="auto"/>
            </w:pPr>
            <w:r>
              <w:rPr>
                <w:rFonts w:ascii="Consolas" w:hAnsi="Consolas"/>
              </w:rPr>
              <w:t>macro_f1</w:t>
            </w:r>
          </w:p>
        </w:tc>
      </w:tr>
      <w:tr w:rsidR="009C649E" w:rsidTr="229D7926" w14:paraId="03C6EC8B" w14:textId="77777777">
        <w:trPr>
          <w:cantSplit/>
          <w:jc w:val="center"/>
        </w:trPr>
        <w:tc>
          <w:tcPr>
            <w:tcW w:w="2799" w:type="dxa"/>
            <w:tcMar/>
            <w:vAlign w:val="center"/>
          </w:tcPr>
          <w:p w:rsidR="009C649E" w:rsidRDefault="00AB0F71" w14:paraId="4E03FD09" w14:textId="77777777">
            <w:pPr>
              <w:keepLines/>
              <w:spacing w:after="0" w:line="240" w:lineRule="auto"/>
            </w:pPr>
            <w:r>
              <w:t>Mejor modelo</w:t>
            </w:r>
          </w:p>
        </w:tc>
        <w:tc>
          <w:tcPr>
            <w:tcW w:w="6158" w:type="dxa"/>
            <w:tcMar/>
            <w:vAlign w:val="center"/>
          </w:tcPr>
          <w:p w:rsidR="009C649E" w:rsidRDefault="00AB0F71" w14:paraId="0A0F3091" w14:textId="77777777">
            <w:pPr>
              <w:keepLines w:val="1"/>
              <w:spacing w:after="0" w:line="240" w:lineRule="auto"/>
            </w:pPr>
            <w:r w:rsidRPr="229D7926" w:rsidR="00AB0F71">
              <w:rPr>
                <w:rFonts w:ascii="Consolas" w:hAnsi="Consolas"/>
                <w:lang w:val="es-ES"/>
              </w:rPr>
              <w:t>linear_svc</w:t>
            </w:r>
          </w:p>
        </w:tc>
      </w:tr>
      <w:tr w:rsidR="009C649E" w:rsidTr="229D7926" w14:paraId="2DFF314C" w14:textId="77777777">
        <w:trPr>
          <w:cantSplit/>
          <w:jc w:val="center"/>
        </w:trPr>
        <w:tc>
          <w:tcPr>
            <w:tcW w:w="2799" w:type="dxa"/>
            <w:tcMar/>
            <w:vAlign w:val="center"/>
          </w:tcPr>
          <w:p w:rsidR="009C649E" w:rsidRDefault="00AB0F71" w14:paraId="016D3703" w14:textId="77777777">
            <w:pPr>
              <w:keepLines/>
              <w:spacing w:after="0" w:line="240" w:lineRule="auto"/>
            </w:pPr>
            <w:r>
              <w:t>Tipo de puntuación</w:t>
            </w:r>
          </w:p>
        </w:tc>
        <w:tc>
          <w:tcPr>
            <w:tcW w:w="6158" w:type="dxa"/>
            <w:tcMar/>
            <w:vAlign w:val="center"/>
          </w:tcPr>
          <w:p w:rsidR="009C649E" w:rsidRDefault="00AB0F71" w14:paraId="55E42F80" w14:textId="77777777">
            <w:pPr>
              <w:keepLines w:val="1"/>
              <w:spacing w:after="0" w:line="240" w:lineRule="auto"/>
            </w:pPr>
            <w:r w:rsidRPr="229D7926" w:rsidR="00AB0F71">
              <w:rPr>
                <w:rFonts w:ascii="Consolas" w:hAnsi="Consolas"/>
                <w:lang w:val="es-ES"/>
              </w:rPr>
              <w:t>decision_function</w:t>
            </w:r>
          </w:p>
        </w:tc>
      </w:tr>
      <w:tr w:rsidR="009C649E" w:rsidTr="229D7926" w14:paraId="54A6D0FB" w14:textId="77777777">
        <w:trPr>
          <w:cantSplit/>
          <w:jc w:val="center"/>
        </w:trPr>
        <w:tc>
          <w:tcPr>
            <w:tcW w:w="2799" w:type="dxa"/>
            <w:tcMar/>
            <w:vAlign w:val="center"/>
          </w:tcPr>
          <w:p w:rsidR="009C649E" w:rsidRDefault="00AB0F71" w14:paraId="3212EFDA" w14:textId="77777777">
            <w:pPr>
              <w:keepLines/>
              <w:spacing w:after="0" w:line="240" w:lineRule="auto"/>
            </w:pPr>
            <w:r>
              <w:t>Umbral aplicado</w:t>
            </w:r>
          </w:p>
        </w:tc>
        <w:tc>
          <w:tcPr>
            <w:tcW w:w="6158" w:type="dxa"/>
            <w:tcMar/>
            <w:vAlign w:val="center"/>
          </w:tcPr>
          <w:p w:rsidR="009C649E" w:rsidRDefault="00AB0F71" w14:paraId="1B883D5D" w14:textId="77777777">
            <w:pPr>
              <w:keepLines/>
              <w:spacing w:after="0" w:line="240" w:lineRule="auto"/>
            </w:pPr>
            <w:r>
              <w:t>0,30</w:t>
            </w:r>
          </w:p>
        </w:tc>
      </w:tr>
      <w:tr w:rsidR="009C649E" w:rsidTr="229D7926" w14:paraId="1C044DAF" w14:textId="77777777">
        <w:trPr>
          <w:cantSplit/>
          <w:jc w:val="center"/>
        </w:trPr>
        <w:tc>
          <w:tcPr>
            <w:tcW w:w="2799" w:type="dxa"/>
            <w:tcMar/>
            <w:vAlign w:val="center"/>
          </w:tcPr>
          <w:p w:rsidR="009C649E" w:rsidRDefault="00AB0F71" w14:paraId="1EAC0FDE" w14:textId="77777777">
            <w:pPr>
              <w:keepLines/>
              <w:spacing w:after="0" w:line="240" w:lineRule="auto"/>
            </w:pPr>
            <w:r>
              <w:t>Filas de entrenamiento</w:t>
            </w:r>
          </w:p>
        </w:tc>
        <w:tc>
          <w:tcPr>
            <w:tcW w:w="6158" w:type="dxa"/>
            <w:tcMar/>
            <w:vAlign w:val="center"/>
          </w:tcPr>
          <w:p w:rsidR="009C649E" w:rsidRDefault="00AB0F71" w14:paraId="49E97397" w14:textId="77777777">
            <w:pPr>
              <w:keepLines/>
              <w:spacing w:after="0" w:line="240" w:lineRule="auto"/>
            </w:pPr>
            <w:r>
              <w:t>37.877</w:t>
            </w:r>
          </w:p>
        </w:tc>
      </w:tr>
      <w:tr w:rsidR="009C649E" w:rsidTr="229D7926" w14:paraId="42FDB498" w14:textId="77777777">
        <w:trPr>
          <w:cantSplit/>
          <w:jc w:val="center"/>
        </w:trPr>
        <w:tc>
          <w:tcPr>
            <w:tcW w:w="2799" w:type="dxa"/>
            <w:tcMar/>
            <w:vAlign w:val="center"/>
          </w:tcPr>
          <w:p w:rsidR="009C649E" w:rsidRDefault="00AB0F71" w14:paraId="6C2506A4" w14:textId="77777777">
            <w:pPr>
              <w:keepLines/>
              <w:spacing w:after="0" w:line="240" w:lineRule="auto"/>
            </w:pPr>
            <w:r>
              <w:t>Filas de validación</w:t>
            </w:r>
          </w:p>
        </w:tc>
        <w:tc>
          <w:tcPr>
            <w:tcW w:w="6158" w:type="dxa"/>
            <w:tcMar/>
            <w:vAlign w:val="center"/>
          </w:tcPr>
          <w:p w:rsidR="009C649E" w:rsidRDefault="00AB0F71" w14:paraId="637CBA23" w14:textId="77777777">
            <w:pPr>
              <w:keepLines/>
              <w:spacing w:after="0" w:line="240" w:lineRule="auto"/>
            </w:pPr>
            <w:r>
              <w:t>12.626</w:t>
            </w:r>
          </w:p>
        </w:tc>
      </w:tr>
      <w:tr w:rsidR="009C649E" w:rsidTr="229D7926" w14:paraId="475C7B8B" w14:textId="77777777">
        <w:trPr>
          <w:cantSplit/>
          <w:jc w:val="center"/>
        </w:trPr>
        <w:tc>
          <w:tcPr>
            <w:tcW w:w="2799" w:type="dxa"/>
            <w:tcMar/>
            <w:vAlign w:val="center"/>
          </w:tcPr>
          <w:p w:rsidR="009C649E" w:rsidRDefault="00AB0F71" w14:paraId="1A0609EE" w14:textId="77777777">
            <w:pPr>
              <w:keepLines/>
              <w:spacing w:after="0" w:line="240" w:lineRule="auto"/>
            </w:pPr>
            <w:r>
              <w:t>Partición</w:t>
            </w:r>
          </w:p>
        </w:tc>
        <w:tc>
          <w:tcPr>
            <w:tcW w:w="6158" w:type="dxa"/>
            <w:tcMar/>
            <w:vAlign w:val="center"/>
          </w:tcPr>
          <w:p w:rsidR="009C649E" w:rsidRDefault="00AB0F71" w14:paraId="74B7B9B6" w14:textId="77777777">
            <w:pPr>
              <w:keepLines w:val="1"/>
              <w:spacing w:after="0" w:line="240" w:lineRule="auto"/>
            </w:pPr>
            <w:r w:rsidRPr="229D7926" w:rsidR="00AB0F71">
              <w:rPr>
                <w:lang w:val="es-ES"/>
              </w:rPr>
              <w:t>test_size = 0,25; random_state = 42</w:t>
            </w:r>
          </w:p>
        </w:tc>
      </w:tr>
      <w:tr w:rsidR="009C649E" w:rsidTr="229D7926" w14:paraId="5E5B7897" w14:textId="77777777">
        <w:trPr>
          <w:cantSplit/>
          <w:jc w:val="center"/>
        </w:trPr>
        <w:tc>
          <w:tcPr>
            <w:tcW w:w="2799" w:type="dxa"/>
            <w:tcMar/>
            <w:vAlign w:val="center"/>
          </w:tcPr>
          <w:p w:rsidR="009C649E" w:rsidRDefault="00AB0F71" w14:paraId="41FC6A39" w14:textId="77777777">
            <w:pPr>
              <w:keepLines/>
              <w:spacing w:after="0" w:line="240" w:lineRule="auto"/>
            </w:pPr>
            <w:r>
              <w:t>Representación</w:t>
            </w:r>
          </w:p>
        </w:tc>
        <w:tc>
          <w:tcPr>
            <w:tcW w:w="6158" w:type="dxa"/>
            <w:tcMar/>
            <w:vAlign w:val="center"/>
          </w:tcPr>
          <w:p w:rsidR="009C649E" w:rsidRDefault="00AB0F71" w14:paraId="0B83E7AC" w14:textId="77777777">
            <w:pPr>
              <w:keepLines w:val="1"/>
              <w:spacing w:after="0" w:line="240" w:lineRule="auto"/>
            </w:pPr>
            <w:r w:rsidRPr="229D7926" w:rsidR="00AB0F71">
              <w:rPr>
                <w:lang w:val="es-ES"/>
              </w:rPr>
              <w:t>TF-IDF con ngram_range = (1, 2)</w:t>
            </w:r>
          </w:p>
        </w:tc>
      </w:tr>
      <w:tr w:rsidR="009C649E" w:rsidTr="229D7926" w14:paraId="33B2799B" w14:textId="77777777">
        <w:trPr>
          <w:cantSplit/>
          <w:jc w:val="center"/>
        </w:trPr>
        <w:tc>
          <w:tcPr>
            <w:tcW w:w="2799" w:type="dxa"/>
            <w:tcMar/>
            <w:vAlign w:val="center"/>
          </w:tcPr>
          <w:p w:rsidR="009C649E" w:rsidRDefault="00AB0F71" w14:paraId="762E2127" w14:textId="77777777">
            <w:pPr>
              <w:keepLines/>
              <w:spacing w:after="0" w:line="240" w:lineRule="auto"/>
            </w:pPr>
            <w:r>
              <w:t>Vocabulario</w:t>
            </w:r>
          </w:p>
        </w:tc>
        <w:tc>
          <w:tcPr>
            <w:tcW w:w="6158" w:type="dxa"/>
            <w:tcMar/>
            <w:vAlign w:val="center"/>
          </w:tcPr>
          <w:p w:rsidR="009C649E" w:rsidRDefault="00AB0F71" w14:paraId="62BACF60" w14:textId="77777777">
            <w:pPr>
              <w:keepLines w:val="1"/>
              <w:spacing w:after="0" w:line="240" w:lineRule="auto"/>
            </w:pPr>
            <w:r w:rsidRPr="229D7926" w:rsidR="00AB0F71">
              <w:rPr>
                <w:lang w:val="es-ES"/>
              </w:rPr>
              <w:t>min_df = 1; max_features = 5000</w:t>
            </w:r>
          </w:p>
        </w:tc>
      </w:tr>
      <w:tr w:rsidR="009C649E" w:rsidTr="229D7926" w14:paraId="1B1EBCF1" w14:textId="77777777">
        <w:trPr>
          <w:cantSplit/>
          <w:jc w:val="center"/>
        </w:trPr>
        <w:tc>
          <w:tcPr>
            <w:tcW w:w="2799" w:type="dxa"/>
            <w:tcMar/>
            <w:vAlign w:val="center"/>
          </w:tcPr>
          <w:p w:rsidR="009C649E" w:rsidRDefault="00AB0F71" w14:paraId="60F00014" w14:textId="77777777">
            <w:pPr>
              <w:keepLines/>
              <w:spacing w:after="0" w:line="240" w:lineRule="auto"/>
            </w:pPr>
            <w:r>
              <w:t>Regresión Logística</w:t>
            </w:r>
          </w:p>
        </w:tc>
        <w:tc>
          <w:tcPr>
            <w:tcW w:w="6158" w:type="dxa"/>
            <w:tcMar/>
            <w:vAlign w:val="center"/>
          </w:tcPr>
          <w:p w:rsidR="009C649E" w:rsidRDefault="00AB0F71" w14:paraId="723FF81F" w14:textId="77777777">
            <w:pPr>
              <w:keepLines w:val="1"/>
              <w:spacing w:after="0" w:line="240" w:lineRule="auto"/>
            </w:pPr>
            <w:r w:rsidRPr="229D7926" w:rsidR="00AB0F71">
              <w:rPr>
                <w:lang w:val="es-ES"/>
              </w:rPr>
              <w:t>C = 1,0; max_iter = 1000; class_weight = balanced</w:t>
            </w:r>
          </w:p>
        </w:tc>
      </w:tr>
      <w:tr w:rsidR="009C649E" w:rsidTr="229D7926" w14:paraId="07CAB582" w14:textId="77777777">
        <w:trPr>
          <w:cantSplit/>
          <w:jc w:val="center"/>
        </w:trPr>
        <w:tc>
          <w:tcPr>
            <w:tcW w:w="2799" w:type="dxa"/>
            <w:tcMar/>
            <w:vAlign w:val="center"/>
          </w:tcPr>
          <w:p w:rsidR="009C649E" w:rsidRDefault="00AB0F71" w14:paraId="054330D0" w14:textId="77777777">
            <w:pPr>
              <w:keepLines/>
              <w:spacing w:after="0" w:line="240" w:lineRule="auto"/>
            </w:pPr>
            <w:r>
              <w:t>Linear SVC</w:t>
            </w:r>
          </w:p>
        </w:tc>
        <w:tc>
          <w:tcPr>
            <w:tcW w:w="6158" w:type="dxa"/>
            <w:tcMar/>
            <w:vAlign w:val="center"/>
          </w:tcPr>
          <w:p w:rsidR="009C649E" w:rsidRDefault="00AB0F71" w14:paraId="7DB44512" w14:textId="77777777">
            <w:pPr>
              <w:keepLines w:val="1"/>
              <w:spacing w:after="0" w:line="240" w:lineRule="auto"/>
            </w:pPr>
            <w:r w:rsidRPr="229D7926" w:rsidR="00AB0F71">
              <w:rPr>
                <w:lang w:val="es-ES"/>
              </w:rPr>
              <w:t>C = 1,0; class_weight = balanced</w:t>
            </w:r>
          </w:p>
        </w:tc>
      </w:tr>
      <w:tr w:rsidR="009C649E" w:rsidTr="229D7926" w14:paraId="1F4C61AE" w14:textId="77777777">
        <w:trPr>
          <w:cantSplit/>
          <w:jc w:val="center"/>
        </w:trPr>
        <w:tc>
          <w:tcPr>
            <w:tcW w:w="2799" w:type="dxa"/>
            <w:tcMar/>
            <w:vAlign w:val="center"/>
          </w:tcPr>
          <w:p w:rsidR="009C649E" w:rsidRDefault="00AB0F71" w14:paraId="06A1FA59" w14:textId="77777777">
            <w:pPr>
              <w:keepLines/>
              <w:spacing w:after="0" w:line="240" w:lineRule="auto"/>
            </w:pPr>
            <w:r>
              <w:t>Umbral probabilístico</w:t>
            </w:r>
          </w:p>
        </w:tc>
        <w:tc>
          <w:tcPr>
            <w:tcW w:w="6158" w:type="dxa"/>
            <w:tcMar/>
            <w:vAlign w:val="center"/>
          </w:tcPr>
          <w:p w:rsidR="009C649E" w:rsidRDefault="00AB0F71" w14:paraId="0F0DCBB4" w14:textId="77777777">
            <w:pPr>
              <w:keepLines/>
              <w:spacing w:after="0" w:line="240" w:lineRule="auto"/>
            </w:pPr>
            <w:r>
              <w:t>0,60</w:t>
            </w:r>
          </w:p>
        </w:tc>
      </w:tr>
      <w:tr w:rsidR="009C649E" w:rsidTr="229D7926" w14:paraId="36602B5C" w14:textId="77777777">
        <w:trPr>
          <w:cantSplit/>
          <w:jc w:val="center"/>
        </w:trPr>
        <w:tc>
          <w:tcPr>
            <w:tcW w:w="2799" w:type="dxa"/>
            <w:tcMar/>
            <w:vAlign w:val="center"/>
          </w:tcPr>
          <w:p w:rsidR="009C649E" w:rsidRDefault="00AB0F71" w14:paraId="504C06E8" w14:textId="77777777">
            <w:pPr>
              <w:keepLines/>
              <w:spacing w:after="0" w:line="240" w:lineRule="auto"/>
            </w:pPr>
            <w:r>
              <w:t>Umbral de decisión</w:t>
            </w:r>
          </w:p>
        </w:tc>
        <w:tc>
          <w:tcPr>
            <w:tcW w:w="6158" w:type="dxa"/>
            <w:tcMar/>
            <w:vAlign w:val="center"/>
          </w:tcPr>
          <w:p w:rsidR="009C649E" w:rsidRDefault="00AB0F71" w14:paraId="0FB1E30D" w14:textId="77777777">
            <w:pPr>
              <w:keepLines/>
              <w:spacing w:after="0" w:line="240" w:lineRule="auto"/>
            </w:pPr>
            <w:r>
              <w:t>0,30</w:t>
            </w:r>
          </w:p>
        </w:tc>
      </w:tr>
      <w:tr w:rsidR="009C649E" w:rsidTr="229D7926" w14:paraId="613DDBEB" w14:textId="77777777">
        <w:trPr>
          <w:cantSplit/>
          <w:jc w:val="center"/>
        </w:trPr>
        <w:tc>
          <w:tcPr>
            <w:tcW w:w="2799" w:type="dxa"/>
            <w:tcMar/>
            <w:vAlign w:val="center"/>
          </w:tcPr>
          <w:p w:rsidR="009C649E" w:rsidRDefault="00AB0F71" w14:paraId="226C46C2" w14:textId="77777777">
            <w:pPr>
              <w:keepNext/>
              <w:keepLines/>
              <w:spacing w:after="0" w:line="240" w:lineRule="auto"/>
            </w:pPr>
            <w:r>
              <w:t>Directorios</w:t>
            </w:r>
          </w:p>
        </w:tc>
        <w:tc>
          <w:tcPr>
            <w:tcW w:w="6158" w:type="dxa"/>
            <w:tcMar/>
            <w:vAlign w:val="center"/>
          </w:tcPr>
          <w:p w:rsidR="009C649E" w:rsidRDefault="00AB0F71" w14:paraId="2EE34E41" w14:textId="77777777">
            <w:pPr>
              <w:keepNext w:val="1"/>
              <w:keepLines w:val="1"/>
              <w:spacing w:after="0" w:line="240" w:lineRule="auto"/>
            </w:pPr>
            <w:r w:rsidRPr="229D7926" w:rsidR="00AB0F71">
              <w:rPr>
                <w:lang w:val="es-ES"/>
              </w:rPr>
              <w:t>reports/training_runs y models/training_runs</w:t>
            </w:r>
          </w:p>
        </w:tc>
      </w:tr>
    </w:tbl>
    <w:p w:rsidR="009C649E" w:rsidRDefault="00AB0F71" w14:paraId="1D2AAB14" w14:textId="77777777">
      <w:pPr>
        <w:keepLines w:val="1"/>
        <w:spacing w:after="120" w:line="360" w:lineRule="auto"/>
      </w:pPr>
      <w:r w:rsidRPr="229D7926" w:rsidR="00AB0F71">
        <w:rPr>
          <w:i w:val="1"/>
          <w:iCs w:val="1"/>
          <w:lang w:val="es-ES"/>
        </w:rPr>
        <w:t>Nota.</w:t>
      </w:r>
      <w:r w:rsidRPr="229D7926" w:rsidR="00AB0F71">
        <w:rPr>
          <w:lang w:val="es-ES"/>
        </w:rPr>
        <w:t xml:space="preserve"> Parámetros de training_</w:t>
      </w:r>
      <w:r w:rsidRPr="229D7926" w:rsidR="00AB0F71">
        <w:rPr>
          <w:lang w:val="es-ES"/>
        </w:rPr>
        <w:t>config.json</w:t>
      </w:r>
      <w:r w:rsidRPr="229D7926" w:rsidR="00AB0F71">
        <w:rPr>
          <w:lang w:val="es-ES"/>
        </w:rPr>
        <w:t xml:space="preserve"> y training_</w:t>
      </w:r>
      <w:r w:rsidRPr="229D7926" w:rsidR="00AB0F71">
        <w:rPr>
          <w:lang w:val="es-ES"/>
        </w:rPr>
        <w:t>manifest.json</w:t>
      </w:r>
      <w:r w:rsidRPr="229D7926" w:rsidR="00AB0F71">
        <w:rPr>
          <w:lang w:val="es-ES"/>
        </w:rPr>
        <w:t>; no describen el protocolo agrupado actual.</w:t>
      </w:r>
    </w:p>
    <w:p w:rsidR="003F7554" w:rsidRDefault="00053EC9" w14:paraId="08F1D68A" w14:textId="77777777">
      <w:pPr>
        <w:keepNext/>
        <w:keepLines/>
        <w:spacing w:after="0" w:line="360" w:lineRule="auto"/>
      </w:pPr>
      <w:r>
        <w:rPr>
          <w:b/>
        </w:rPr>
        <w:t>Tabla A2</w:t>
      </w:r>
    </w:p>
    <w:p w:rsidR="003F7554" w:rsidRDefault="00053EC9" w14:paraId="40C02F6B" w14:textId="77777777">
      <w:pPr>
        <w:keepNext w:val="1"/>
        <w:keepLines w:val="1"/>
        <w:spacing w:after="120" w:line="360" w:lineRule="auto"/>
      </w:pPr>
      <w:r w:rsidRPr="229D7926" w:rsidR="00053EC9">
        <w:rPr>
          <w:i w:val="1"/>
          <w:iCs w:val="1"/>
          <w:lang w:val="es-ES"/>
        </w:rPr>
        <w:t>Comparación de modelos del baseline histórico</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758"/>
        <w:gridCol w:w="1361"/>
        <w:gridCol w:w="1588"/>
        <w:gridCol w:w="1588"/>
        <w:gridCol w:w="1417"/>
        <w:gridCol w:w="1247"/>
      </w:tblGrid>
      <w:tr w:rsidR="003F7554" w:rsidTr="229D7926" w14:paraId="1B5F6FFB" w14:textId="77777777">
        <w:trPr>
          <w:cantSplit/>
          <w:tblHeader/>
          <w:jc w:val="center"/>
        </w:trPr>
        <w:tc>
          <w:tcPr>
            <w:tcW w:w="1757" w:type="dxa"/>
            <w:tcBorders>
              <w:bottom w:val="single" w:color="000000" w:themeColor="text1" w:sz="4" w:space="0"/>
            </w:tcBorders>
            <w:tcMar/>
            <w:vAlign w:val="center"/>
          </w:tcPr>
          <w:p w:rsidR="003F7554" w:rsidRDefault="00053EC9" w14:paraId="27E7FA0F" w14:textId="77777777">
            <w:pPr>
              <w:keepNext/>
              <w:keepLines/>
              <w:spacing w:after="0" w:line="240" w:lineRule="auto"/>
              <w:jc w:val="center"/>
            </w:pPr>
            <w:r>
              <w:rPr>
                <w:b/>
              </w:rPr>
              <w:t>Modelo</w:t>
            </w:r>
          </w:p>
        </w:tc>
        <w:tc>
          <w:tcPr>
            <w:tcW w:w="1361" w:type="dxa"/>
            <w:tcBorders>
              <w:bottom w:val="single" w:color="000000" w:themeColor="text1" w:sz="4" w:space="0"/>
            </w:tcBorders>
            <w:tcMar/>
            <w:vAlign w:val="center"/>
          </w:tcPr>
          <w:p w:rsidR="003F7554" w:rsidRDefault="00053EC9" w14:paraId="0970D14B" w14:textId="77777777">
            <w:pPr>
              <w:keepNext w:val="1"/>
              <w:keepLines w:val="1"/>
              <w:spacing w:after="0" w:line="240" w:lineRule="auto"/>
              <w:jc w:val="center"/>
            </w:pPr>
            <w:r w:rsidRPr="229D7926" w:rsidR="00053EC9">
              <w:rPr>
                <w:b w:val="1"/>
                <w:bCs w:val="1"/>
                <w:lang w:val="es-ES"/>
              </w:rPr>
              <w:t>Accuracy</w:t>
            </w:r>
          </w:p>
        </w:tc>
        <w:tc>
          <w:tcPr>
            <w:tcW w:w="1587" w:type="dxa"/>
            <w:tcBorders>
              <w:bottom w:val="single" w:color="000000" w:themeColor="text1" w:sz="4" w:space="0"/>
            </w:tcBorders>
            <w:tcMar/>
            <w:vAlign w:val="center"/>
          </w:tcPr>
          <w:p w:rsidR="003F7554" w:rsidRDefault="00053EC9" w14:paraId="4819D46E" w14:textId="77777777">
            <w:pPr>
              <w:keepNext/>
              <w:keepLines/>
              <w:spacing w:after="0" w:line="240" w:lineRule="auto"/>
              <w:jc w:val="center"/>
            </w:pPr>
            <w:r>
              <w:rPr>
                <w:b/>
              </w:rPr>
              <w:t>Precisión macro</w:t>
            </w:r>
          </w:p>
        </w:tc>
        <w:tc>
          <w:tcPr>
            <w:tcW w:w="1587" w:type="dxa"/>
            <w:tcBorders>
              <w:bottom w:val="single" w:color="000000" w:themeColor="text1" w:sz="4" w:space="0"/>
            </w:tcBorders>
            <w:tcMar/>
            <w:vAlign w:val="center"/>
          </w:tcPr>
          <w:p w:rsidR="003F7554" w:rsidRDefault="00053EC9" w14:paraId="21F763EB" w14:textId="77777777">
            <w:pPr>
              <w:keepNext w:val="1"/>
              <w:keepLines w:val="1"/>
              <w:spacing w:after="0" w:line="240" w:lineRule="auto"/>
              <w:jc w:val="center"/>
            </w:pPr>
            <w:r w:rsidRPr="229D7926" w:rsidR="00053EC9">
              <w:rPr>
                <w:b w:val="1"/>
                <w:bCs w:val="1"/>
                <w:lang w:val="es-ES"/>
              </w:rPr>
              <w:t>Recall macro</w:t>
            </w:r>
          </w:p>
        </w:tc>
        <w:tc>
          <w:tcPr>
            <w:tcW w:w="1417" w:type="dxa"/>
            <w:tcBorders>
              <w:bottom w:val="single" w:color="000000" w:themeColor="text1" w:sz="4" w:space="0"/>
            </w:tcBorders>
            <w:tcMar/>
            <w:vAlign w:val="center"/>
          </w:tcPr>
          <w:p w:rsidR="003F7554" w:rsidRDefault="00053EC9" w14:paraId="2AC0EDB0" w14:textId="77777777">
            <w:pPr>
              <w:keepNext/>
              <w:keepLines/>
              <w:spacing w:after="0" w:line="240" w:lineRule="auto"/>
              <w:jc w:val="center"/>
            </w:pPr>
            <w:r>
              <w:rPr>
                <w:b/>
              </w:rPr>
              <w:t>Macro F1</w:t>
            </w:r>
          </w:p>
        </w:tc>
        <w:tc>
          <w:tcPr>
            <w:tcW w:w="1247" w:type="dxa"/>
            <w:tcBorders>
              <w:bottom w:val="single" w:color="000000" w:themeColor="text1" w:sz="4" w:space="0"/>
            </w:tcBorders>
            <w:tcMar/>
            <w:vAlign w:val="center"/>
          </w:tcPr>
          <w:p w:rsidR="003F7554" w:rsidRDefault="00053EC9" w14:paraId="466B3F12" w14:textId="77777777">
            <w:pPr>
              <w:keepNext/>
              <w:keepLines/>
              <w:spacing w:after="0" w:line="240" w:lineRule="auto"/>
              <w:jc w:val="center"/>
            </w:pPr>
            <w:r>
              <w:rPr>
                <w:b/>
              </w:rPr>
              <w:t>Umbral</w:t>
            </w:r>
          </w:p>
        </w:tc>
      </w:tr>
      <w:tr w:rsidR="003F7554" w:rsidTr="229D7926" w14:paraId="1E20A6C0" w14:textId="77777777">
        <w:trPr>
          <w:cantSplit/>
          <w:jc w:val="center"/>
        </w:trPr>
        <w:tc>
          <w:tcPr>
            <w:tcW w:w="1757" w:type="dxa"/>
            <w:tcMar/>
            <w:vAlign w:val="center"/>
          </w:tcPr>
          <w:p w:rsidR="003F7554" w:rsidRDefault="00053EC9" w14:paraId="3757ACE0" w14:textId="77777777">
            <w:pPr>
              <w:keepNext/>
              <w:keepLines/>
              <w:spacing w:after="0" w:line="240" w:lineRule="auto"/>
            </w:pPr>
            <w:r>
              <w:t>Regresión logística</w:t>
            </w:r>
          </w:p>
        </w:tc>
        <w:tc>
          <w:tcPr>
            <w:tcW w:w="1361" w:type="dxa"/>
            <w:tcMar/>
            <w:vAlign w:val="center"/>
          </w:tcPr>
          <w:p w:rsidR="003F7554" w:rsidP="229D7926" w:rsidRDefault="00053EC9" w14:paraId="398FEC29" w14:textId="77777777">
            <w:pPr>
              <w:keepNext w:val="1"/>
              <w:keepLines w:val="1"/>
              <w:spacing w:after="0" w:line="240" w:lineRule="auto"/>
              <w:jc w:val="center"/>
            </w:pPr>
            <w:r w:rsidR="00053EC9">
              <w:rPr/>
              <w:t>0,9410</w:t>
            </w:r>
          </w:p>
        </w:tc>
        <w:tc>
          <w:tcPr>
            <w:tcW w:w="1587" w:type="dxa"/>
            <w:tcMar/>
            <w:vAlign w:val="center"/>
          </w:tcPr>
          <w:p w:rsidR="003F7554" w:rsidP="229D7926" w:rsidRDefault="00053EC9" w14:paraId="6163B21D" w14:textId="77777777">
            <w:pPr>
              <w:keepNext w:val="1"/>
              <w:keepLines w:val="1"/>
              <w:spacing w:after="0" w:line="240" w:lineRule="auto"/>
              <w:jc w:val="center"/>
            </w:pPr>
            <w:r w:rsidR="00053EC9">
              <w:rPr/>
              <w:t>0,9403</w:t>
            </w:r>
          </w:p>
        </w:tc>
        <w:tc>
          <w:tcPr>
            <w:tcW w:w="1587" w:type="dxa"/>
            <w:tcMar/>
            <w:vAlign w:val="center"/>
          </w:tcPr>
          <w:p w:rsidR="003F7554" w:rsidP="229D7926" w:rsidRDefault="00053EC9" w14:paraId="48B4FED7" w14:textId="77777777">
            <w:pPr>
              <w:keepNext w:val="1"/>
              <w:keepLines w:val="1"/>
              <w:spacing w:after="0" w:line="240" w:lineRule="auto"/>
              <w:jc w:val="center"/>
            </w:pPr>
            <w:r w:rsidR="00053EC9">
              <w:rPr/>
              <w:t>0,9417</w:t>
            </w:r>
          </w:p>
        </w:tc>
        <w:tc>
          <w:tcPr>
            <w:tcW w:w="1417" w:type="dxa"/>
            <w:tcMar/>
            <w:vAlign w:val="center"/>
          </w:tcPr>
          <w:p w:rsidR="003F7554" w:rsidP="229D7926" w:rsidRDefault="00053EC9" w14:paraId="62A1650E" w14:textId="77777777">
            <w:pPr>
              <w:keepNext w:val="1"/>
              <w:keepLines w:val="1"/>
              <w:spacing w:after="0" w:line="240" w:lineRule="auto"/>
              <w:jc w:val="center"/>
            </w:pPr>
            <w:r w:rsidR="00053EC9">
              <w:rPr/>
              <w:t>0,9408</w:t>
            </w:r>
          </w:p>
        </w:tc>
        <w:tc>
          <w:tcPr>
            <w:tcW w:w="1247" w:type="dxa"/>
            <w:tcMar/>
            <w:vAlign w:val="center"/>
          </w:tcPr>
          <w:p w:rsidR="003F7554" w:rsidP="229D7926" w:rsidRDefault="00053EC9" w14:paraId="64AEB9F4" w14:textId="77777777">
            <w:pPr>
              <w:keepNext w:val="1"/>
              <w:keepLines w:val="1"/>
              <w:spacing w:after="0" w:line="240" w:lineRule="auto"/>
              <w:jc w:val="center"/>
            </w:pPr>
            <w:r w:rsidR="00053EC9">
              <w:rPr/>
              <w:t>0,60</w:t>
            </w:r>
          </w:p>
        </w:tc>
      </w:tr>
      <w:tr w:rsidR="003F7554" w:rsidTr="229D7926" w14:paraId="4544BD09" w14:textId="77777777">
        <w:trPr>
          <w:cantSplit/>
          <w:jc w:val="center"/>
        </w:trPr>
        <w:tc>
          <w:tcPr>
            <w:tcW w:w="1757" w:type="dxa"/>
            <w:tcMar/>
            <w:vAlign w:val="center"/>
          </w:tcPr>
          <w:p w:rsidR="003F7554" w:rsidRDefault="00053EC9" w14:paraId="65A9D6CF" w14:textId="77777777">
            <w:pPr>
              <w:keepNext/>
              <w:keepLines/>
              <w:spacing w:after="0" w:line="240" w:lineRule="auto"/>
            </w:pPr>
            <w:r>
              <w:t>Linear SVC</w:t>
            </w:r>
          </w:p>
        </w:tc>
        <w:tc>
          <w:tcPr>
            <w:tcW w:w="1361" w:type="dxa"/>
            <w:tcMar/>
            <w:vAlign w:val="center"/>
          </w:tcPr>
          <w:p w:rsidR="003F7554" w:rsidP="229D7926" w:rsidRDefault="00053EC9" w14:paraId="3FA2B2D8" w14:textId="77777777">
            <w:pPr>
              <w:keepNext w:val="1"/>
              <w:keepLines w:val="1"/>
              <w:spacing w:after="0" w:line="240" w:lineRule="auto"/>
              <w:jc w:val="center"/>
            </w:pPr>
            <w:r w:rsidR="00053EC9">
              <w:rPr/>
              <w:t>0,9426</w:t>
            </w:r>
          </w:p>
        </w:tc>
        <w:tc>
          <w:tcPr>
            <w:tcW w:w="1587" w:type="dxa"/>
            <w:tcMar/>
            <w:vAlign w:val="center"/>
          </w:tcPr>
          <w:p w:rsidR="003F7554" w:rsidP="229D7926" w:rsidRDefault="00053EC9" w14:paraId="5FB3D4AB" w14:textId="77777777">
            <w:pPr>
              <w:keepNext w:val="1"/>
              <w:keepLines w:val="1"/>
              <w:spacing w:after="0" w:line="240" w:lineRule="auto"/>
              <w:jc w:val="center"/>
            </w:pPr>
            <w:r w:rsidR="00053EC9">
              <w:rPr/>
              <w:t>0,9420</w:t>
            </w:r>
          </w:p>
        </w:tc>
        <w:tc>
          <w:tcPr>
            <w:tcW w:w="1587" w:type="dxa"/>
            <w:tcMar/>
            <w:vAlign w:val="center"/>
          </w:tcPr>
          <w:p w:rsidR="003F7554" w:rsidP="229D7926" w:rsidRDefault="00053EC9" w14:paraId="10F299E9" w14:textId="77777777">
            <w:pPr>
              <w:keepNext w:val="1"/>
              <w:keepLines w:val="1"/>
              <w:spacing w:after="0" w:line="240" w:lineRule="auto"/>
              <w:jc w:val="center"/>
            </w:pPr>
            <w:r w:rsidR="00053EC9">
              <w:rPr/>
              <w:t>0,9439</w:t>
            </w:r>
          </w:p>
        </w:tc>
        <w:tc>
          <w:tcPr>
            <w:tcW w:w="1417" w:type="dxa"/>
            <w:tcMar/>
            <w:vAlign w:val="center"/>
          </w:tcPr>
          <w:p w:rsidR="003F7554" w:rsidP="229D7926" w:rsidRDefault="00053EC9" w14:paraId="460747CD" w14:textId="77777777">
            <w:pPr>
              <w:keepNext w:val="1"/>
              <w:keepLines w:val="1"/>
              <w:spacing w:after="0" w:line="240" w:lineRule="auto"/>
              <w:jc w:val="center"/>
            </w:pPr>
            <w:r w:rsidR="00053EC9">
              <w:rPr/>
              <w:t>0,9424</w:t>
            </w:r>
          </w:p>
        </w:tc>
        <w:tc>
          <w:tcPr>
            <w:tcW w:w="1247" w:type="dxa"/>
            <w:tcMar/>
            <w:vAlign w:val="center"/>
          </w:tcPr>
          <w:p w:rsidR="003F7554" w:rsidP="229D7926" w:rsidRDefault="00053EC9" w14:paraId="205A5A3E" w14:textId="77777777">
            <w:pPr>
              <w:keepNext w:val="1"/>
              <w:keepLines w:val="1"/>
              <w:spacing w:after="0" w:line="240" w:lineRule="auto"/>
              <w:jc w:val="center"/>
            </w:pPr>
            <w:r w:rsidR="00053EC9">
              <w:rPr/>
              <w:t>0,30</w:t>
            </w:r>
          </w:p>
        </w:tc>
      </w:tr>
    </w:tbl>
    <w:p w:rsidR="003F7554" w:rsidP="229D7926" w:rsidRDefault="00053EC9" w14:paraId="7914EB2A" w14:textId="77777777">
      <w:pPr>
        <w:keepLines w:val="1"/>
        <w:spacing w:after="120" w:line="360" w:lineRule="auto"/>
        <w:jc w:val="both"/>
      </w:pPr>
      <w:r w:rsidRPr="229D7926" w:rsidR="00053EC9">
        <w:rPr>
          <w:i w:val="1"/>
          <w:iCs w:val="1"/>
          <w:lang w:val="es-ES"/>
        </w:rPr>
        <w:t>Nota.</w:t>
      </w:r>
      <w:r w:rsidRPr="229D7926" w:rsidR="00053EC9">
        <w:rPr>
          <w:lang w:val="es-ES"/>
        </w:rPr>
        <w:t xml:space="preserve"> </w:t>
      </w:r>
      <w:r w:rsidRPr="229D7926" w:rsidR="00053EC9">
        <w:rPr>
          <w:lang w:val="es-ES"/>
        </w:rPr>
        <w:t>Holdout</w:t>
      </w:r>
      <w:r w:rsidRPr="229D7926" w:rsidR="00053EC9">
        <w:rPr>
          <w:lang w:val="es-ES"/>
        </w:rPr>
        <w:t xml:space="preserve"> histórico de 12.626 ejemplos; cifras sin recalcular.</w:t>
      </w:r>
    </w:p>
    <w:p w:rsidR="003F7554" w:rsidRDefault="00053EC9" w14:paraId="328EB5DA" w14:textId="77777777">
      <w:pPr>
        <w:keepNext/>
        <w:keepLines/>
        <w:spacing w:after="0" w:line="360" w:lineRule="auto"/>
      </w:pPr>
      <w:r>
        <w:rPr>
          <w:b/>
        </w:rPr>
        <w:t>Tabla A3</w:t>
      </w:r>
    </w:p>
    <w:p w:rsidR="003F7554" w:rsidRDefault="00053EC9" w14:paraId="27E32EF5" w14:textId="77777777">
      <w:pPr>
        <w:keepNext/>
        <w:keepLines/>
        <w:spacing w:after="120" w:line="360" w:lineRule="auto"/>
      </w:pPr>
      <w:r>
        <w:rPr>
          <w:i/>
        </w:rPr>
        <w:t>Métricas históricas por clase</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42"/>
        <w:gridCol w:w="1361"/>
        <w:gridCol w:w="2778"/>
        <w:gridCol w:w="2778"/>
      </w:tblGrid>
      <w:tr w:rsidR="003F7554" w:rsidTr="229D7926" w14:paraId="7A47E826" w14:textId="77777777">
        <w:trPr>
          <w:cantSplit/>
          <w:tblHeader/>
          <w:jc w:val="center"/>
        </w:trPr>
        <w:tc>
          <w:tcPr>
            <w:tcW w:w="2041" w:type="dxa"/>
            <w:tcBorders>
              <w:bottom w:val="single" w:color="000000" w:themeColor="text1" w:sz="4" w:space="0"/>
            </w:tcBorders>
            <w:tcMar/>
            <w:vAlign w:val="center"/>
          </w:tcPr>
          <w:p w:rsidR="003F7554" w:rsidRDefault="00053EC9" w14:paraId="518D40C6" w14:textId="77777777">
            <w:pPr>
              <w:keepNext/>
              <w:keepLines/>
              <w:spacing w:after="0" w:line="240" w:lineRule="auto"/>
              <w:jc w:val="center"/>
            </w:pPr>
            <w:r>
              <w:rPr>
                <w:b/>
              </w:rPr>
              <w:t>Métrica</w:t>
            </w:r>
          </w:p>
        </w:tc>
        <w:tc>
          <w:tcPr>
            <w:tcW w:w="1361" w:type="dxa"/>
            <w:tcBorders>
              <w:bottom w:val="single" w:color="000000" w:themeColor="text1" w:sz="4" w:space="0"/>
            </w:tcBorders>
            <w:tcMar/>
            <w:vAlign w:val="center"/>
          </w:tcPr>
          <w:p w:rsidR="003F7554" w:rsidRDefault="00053EC9" w14:paraId="32FAC89E" w14:textId="77777777">
            <w:pPr>
              <w:keepNext/>
              <w:keepLines/>
              <w:spacing w:after="0" w:line="240" w:lineRule="auto"/>
              <w:jc w:val="center"/>
            </w:pPr>
            <w:r>
              <w:rPr>
                <w:b/>
              </w:rPr>
              <w:t>Global</w:t>
            </w:r>
          </w:p>
        </w:tc>
        <w:tc>
          <w:tcPr>
            <w:tcW w:w="2778" w:type="dxa"/>
            <w:tcBorders>
              <w:bottom w:val="single" w:color="000000" w:themeColor="text1" w:sz="4" w:space="0"/>
            </w:tcBorders>
            <w:tcMar/>
            <w:vAlign w:val="center"/>
          </w:tcPr>
          <w:p w:rsidR="009C649E" w:rsidRDefault="00AB0F71" w14:paraId="59EF2353" w14:textId="77777777">
            <w:pPr>
              <w:keepNext w:val="1"/>
              <w:keepLines w:val="1"/>
              <w:spacing w:after="0" w:line="240" w:lineRule="auto"/>
              <w:jc w:val="center"/>
            </w:pPr>
            <w:r w:rsidRPr="229D7926" w:rsidR="00AB0F71">
              <w:rPr>
                <w:b w:val="1"/>
                <w:bCs w:val="1"/>
                <w:lang w:val="es-ES"/>
              </w:rPr>
              <w:t>Clase 0 (hist.)</w:t>
            </w:r>
          </w:p>
        </w:tc>
        <w:tc>
          <w:tcPr>
            <w:tcW w:w="2778" w:type="dxa"/>
            <w:tcBorders>
              <w:bottom w:val="single" w:color="000000" w:themeColor="text1" w:sz="4" w:space="0"/>
            </w:tcBorders>
            <w:tcMar/>
            <w:vAlign w:val="center"/>
          </w:tcPr>
          <w:p w:rsidR="009C649E" w:rsidRDefault="00AB0F71" w14:paraId="462AFD65" w14:textId="77777777">
            <w:pPr>
              <w:keepNext w:val="1"/>
              <w:keepLines w:val="1"/>
              <w:spacing w:after="0" w:line="240" w:lineRule="auto"/>
              <w:jc w:val="center"/>
            </w:pPr>
            <w:r w:rsidRPr="229D7926" w:rsidR="00AB0F71">
              <w:rPr>
                <w:b w:val="1"/>
                <w:bCs w:val="1"/>
                <w:lang w:val="es-ES"/>
              </w:rPr>
              <w:t>Clase 1 (hist.)</w:t>
            </w:r>
          </w:p>
        </w:tc>
      </w:tr>
      <w:tr w:rsidR="003F7554" w:rsidTr="229D7926" w14:paraId="5232C9D7" w14:textId="77777777">
        <w:trPr>
          <w:cantSplit/>
          <w:jc w:val="center"/>
        </w:trPr>
        <w:tc>
          <w:tcPr>
            <w:tcW w:w="2041" w:type="dxa"/>
            <w:tcMar/>
            <w:vAlign w:val="center"/>
          </w:tcPr>
          <w:p w:rsidR="003F7554" w:rsidRDefault="00053EC9" w14:paraId="33A1FF8E" w14:textId="77777777">
            <w:pPr>
              <w:keepNext w:val="1"/>
              <w:keepLines w:val="1"/>
              <w:spacing w:after="0" w:line="240" w:lineRule="auto"/>
            </w:pPr>
            <w:r w:rsidRPr="229D7926" w:rsidR="00053EC9">
              <w:rPr>
                <w:lang w:val="es-ES"/>
              </w:rPr>
              <w:t>Accuracy</w:t>
            </w:r>
          </w:p>
        </w:tc>
        <w:tc>
          <w:tcPr>
            <w:tcW w:w="1361" w:type="dxa"/>
            <w:tcMar/>
            <w:vAlign w:val="center"/>
          </w:tcPr>
          <w:p w:rsidR="003F7554" w:rsidP="229D7926" w:rsidRDefault="00053EC9" w14:paraId="68D5A6E7" w14:textId="77777777">
            <w:pPr>
              <w:keepNext w:val="1"/>
              <w:keepLines w:val="1"/>
              <w:spacing w:after="0" w:line="240" w:lineRule="auto"/>
              <w:jc w:val="center"/>
            </w:pPr>
            <w:r w:rsidR="00053EC9">
              <w:rPr/>
              <w:t>0,9426</w:t>
            </w:r>
          </w:p>
        </w:tc>
        <w:tc>
          <w:tcPr>
            <w:tcW w:w="2778" w:type="dxa"/>
            <w:tcMar/>
            <w:vAlign w:val="center"/>
          </w:tcPr>
          <w:p w:rsidR="003F7554" w:rsidP="229D7926" w:rsidRDefault="00053EC9" w14:paraId="6770CE39" w14:textId="77777777">
            <w:pPr>
              <w:keepNext w:val="1"/>
              <w:keepLines w:val="1"/>
              <w:spacing w:after="0" w:line="240" w:lineRule="auto"/>
              <w:jc w:val="center"/>
            </w:pPr>
            <w:r w:rsidR="00053EC9">
              <w:rPr/>
              <w:t>—</w:t>
            </w:r>
          </w:p>
        </w:tc>
        <w:tc>
          <w:tcPr>
            <w:tcW w:w="2778" w:type="dxa"/>
            <w:tcMar/>
            <w:vAlign w:val="center"/>
          </w:tcPr>
          <w:p w:rsidR="003F7554" w:rsidP="229D7926" w:rsidRDefault="00053EC9" w14:paraId="6DA44688" w14:textId="77777777">
            <w:pPr>
              <w:keepNext w:val="1"/>
              <w:keepLines w:val="1"/>
              <w:spacing w:after="0" w:line="240" w:lineRule="auto"/>
              <w:jc w:val="center"/>
            </w:pPr>
            <w:r w:rsidR="00053EC9">
              <w:rPr/>
              <w:t>—</w:t>
            </w:r>
          </w:p>
        </w:tc>
      </w:tr>
      <w:tr w:rsidR="003F7554" w:rsidTr="229D7926" w14:paraId="471D838E" w14:textId="77777777">
        <w:trPr>
          <w:cantSplit/>
          <w:jc w:val="center"/>
        </w:trPr>
        <w:tc>
          <w:tcPr>
            <w:tcW w:w="2041" w:type="dxa"/>
            <w:tcMar/>
            <w:vAlign w:val="center"/>
          </w:tcPr>
          <w:p w:rsidR="003F7554" w:rsidRDefault="00053EC9" w14:paraId="01760F75" w14:textId="77777777">
            <w:pPr>
              <w:keepNext/>
              <w:keepLines/>
              <w:spacing w:after="0" w:line="240" w:lineRule="auto"/>
            </w:pPr>
            <w:r>
              <w:t>Precisión</w:t>
            </w:r>
          </w:p>
        </w:tc>
        <w:tc>
          <w:tcPr>
            <w:tcW w:w="1361" w:type="dxa"/>
            <w:tcMar/>
            <w:vAlign w:val="center"/>
          </w:tcPr>
          <w:p w:rsidR="003F7554" w:rsidP="229D7926" w:rsidRDefault="00053EC9" w14:paraId="293BA085" w14:textId="77777777">
            <w:pPr>
              <w:keepNext w:val="1"/>
              <w:keepLines w:val="1"/>
              <w:spacing w:after="0" w:line="240" w:lineRule="auto"/>
              <w:jc w:val="center"/>
            </w:pPr>
            <w:r w:rsidR="00053EC9">
              <w:rPr/>
              <w:t>0,9420</w:t>
            </w:r>
          </w:p>
        </w:tc>
        <w:tc>
          <w:tcPr>
            <w:tcW w:w="2778" w:type="dxa"/>
            <w:tcMar/>
            <w:vAlign w:val="center"/>
          </w:tcPr>
          <w:p w:rsidR="003F7554" w:rsidP="229D7926" w:rsidRDefault="00053EC9" w14:paraId="6F89DDD0" w14:textId="77777777">
            <w:pPr>
              <w:keepNext w:val="1"/>
              <w:keepLines w:val="1"/>
              <w:spacing w:after="0" w:line="240" w:lineRule="auto"/>
              <w:jc w:val="center"/>
            </w:pPr>
            <w:r w:rsidR="00053EC9">
              <w:rPr/>
              <w:t>0,9179</w:t>
            </w:r>
          </w:p>
        </w:tc>
        <w:tc>
          <w:tcPr>
            <w:tcW w:w="2778" w:type="dxa"/>
            <w:tcMar/>
            <w:vAlign w:val="center"/>
          </w:tcPr>
          <w:p w:rsidR="003F7554" w:rsidP="229D7926" w:rsidRDefault="00053EC9" w14:paraId="170F758E" w14:textId="77777777">
            <w:pPr>
              <w:keepNext w:val="1"/>
              <w:keepLines w:val="1"/>
              <w:spacing w:after="0" w:line="240" w:lineRule="auto"/>
              <w:jc w:val="center"/>
            </w:pPr>
            <w:r w:rsidR="00053EC9">
              <w:rPr/>
              <w:t>0,9660</w:t>
            </w:r>
          </w:p>
        </w:tc>
      </w:tr>
      <w:tr w:rsidR="003F7554" w:rsidTr="229D7926" w14:paraId="0595B277" w14:textId="77777777">
        <w:trPr>
          <w:cantSplit/>
          <w:jc w:val="center"/>
        </w:trPr>
        <w:tc>
          <w:tcPr>
            <w:tcW w:w="2041" w:type="dxa"/>
            <w:tcMar/>
            <w:vAlign w:val="center"/>
          </w:tcPr>
          <w:p w:rsidR="003F7554" w:rsidRDefault="00053EC9" w14:paraId="524CB68D" w14:textId="77777777">
            <w:pPr>
              <w:keepLines w:val="1"/>
              <w:spacing w:after="0" w:line="240" w:lineRule="auto"/>
            </w:pPr>
            <w:r w:rsidRPr="229D7926" w:rsidR="00053EC9">
              <w:rPr>
                <w:lang w:val="es-ES"/>
              </w:rPr>
              <w:t>Recall</w:t>
            </w:r>
          </w:p>
        </w:tc>
        <w:tc>
          <w:tcPr>
            <w:tcW w:w="1361" w:type="dxa"/>
            <w:tcMar/>
            <w:vAlign w:val="center"/>
          </w:tcPr>
          <w:p w:rsidR="003F7554" w:rsidP="229D7926" w:rsidRDefault="00053EC9" w14:paraId="64042280" w14:textId="77777777">
            <w:pPr>
              <w:keepLines w:val="1"/>
              <w:spacing w:after="0" w:line="240" w:lineRule="auto"/>
              <w:jc w:val="center"/>
            </w:pPr>
            <w:r w:rsidR="00053EC9">
              <w:rPr/>
              <w:t>0,9439</w:t>
            </w:r>
          </w:p>
        </w:tc>
        <w:tc>
          <w:tcPr>
            <w:tcW w:w="2778" w:type="dxa"/>
            <w:tcMar/>
            <w:vAlign w:val="center"/>
          </w:tcPr>
          <w:p w:rsidR="003F7554" w:rsidP="229D7926" w:rsidRDefault="00053EC9" w14:paraId="0DAC7C31" w14:textId="77777777">
            <w:pPr>
              <w:keepLines w:val="1"/>
              <w:spacing w:after="0" w:line="240" w:lineRule="auto"/>
              <w:jc w:val="center"/>
            </w:pPr>
            <w:r w:rsidR="00053EC9">
              <w:rPr/>
              <w:t>0,9625</w:t>
            </w:r>
          </w:p>
        </w:tc>
        <w:tc>
          <w:tcPr>
            <w:tcW w:w="2778" w:type="dxa"/>
            <w:tcMar/>
            <w:vAlign w:val="center"/>
          </w:tcPr>
          <w:p w:rsidR="003F7554" w:rsidP="229D7926" w:rsidRDefault="00053EC9" w14:paraId="2D2528A9" w14:textId="77777777">
            <w:pPr>
              <w:keepLines w:val="1"/>
              <w:spacing w:after="0" w:line="240" w:lineRule="auto"/>
              <w:jc w:val="center"/>
            </w:pPr>
            <w:r w:rsidR="00053EC9">
              <w:rPr/>
              <w:t>0,9253</w:t>
            </w:r>
          </w:p>
        </w:tc>
      </w:tr>
      <w:tr w:rsidR="003F7554" w:rsidTr="229D7926" w14:paraId="6E0D2203" w14:textId="77777777">
        <w:trPr>
          <w:cantSplit/>
          <w:jc w:val="center"/>
        </w:trPr>
        <w:tc>
          <w:tcPr>
            <w:tcW w:w="2041" w:type="dxa"/>
            <w:tcMar/>
            <w:vAlign w:val="center"/>
          </w:tcPr>
          <w:p w:rsidR="003F7554" w:rsidRDefault="00053EC9" w14:paraId="5AEC3541" w14:textId="77777777">
            <w:pPr>
              <w:keepLines/>
              <w:spacing w:after="0" w:line="240" w:lineRule="auto"/>
            </w:pPr>
            <w:r>
              <w:t>F1</w:t>
            </w:r>
          </w:p>
        </w:tc>
        <w:tc>
          <w:tcPr>
            <w:tcW w:w="1361" w:type="dxa"/>
            <w:tcMar/>
            <w:vAlign w:val="center"/>
          </w:tcPr>
          <w:p w:rsidR="003F7554" w:rsidP="229D7926" w:rsidRDefault="00053EC9" w14:paraId="32C3D708" w14:textId="77777777">
            <w:pPr>
              <w:keepLines w:val="1"/>
              <w:spacing w:after="0" w:line="240" w:lineRule="auto"/>
              <w:jc w:val="center"/>
            </w:pPr>
            <w:r w:rsidR="00053EC9">
              <w:rPr/>
              <w:t>0,9424</w:t>
            </w:r>
          </w:p>
        </w:tc>
        <w:tc>
          <w:tcPr>
            <w:tcW w:w="2778" w:type="dxa"/>
            <w:tcMar/>
            <w:vAlign w:val="center"/>
          </w:tcPr>
          <w:p w:rsidR="003F7554" w:rsidP="229D7926" w:rsidRDefault="00053EC9" w14:paraId="1E1D0E46" w14:textId="77777777">
            <w:pPr>
              <w:keepLines w:val="1"/>
              <w:spacing w:after="0" w:line="240" w:lineRule="auto"/>
              <w:jc w:val="center"/>
            </w:pPr>
            <w:r w:rsidR="00053EC9">
              <w:rPr/>
              <w:t>0,9397</w:t>
            </w:r>
          </w:p>
        </w:tc>
        <w:tc>
          <w:tcPr>
            <w:tcW w:w="2778" w:type="dxa"/>
            <w:tcMar/>
            <w:vAlign w:val="center"/>
          </w:tcPr>
          <w:p w:rsidR="003F7554" w:rsidP="229D7926" w:rsidRDefault="00053EC9" w14:paraId="5BB94807" w14:textId="77777777">
            <w:pPr>
              <w:keepLines w:val="1"/>
              <w:spacing w:after="0" w:line="240" w:lineRule="auto"/>
              <w:jc w:val="center"/>
            </w:pPr>
            <w:r w:rsidR="00053EC9">
              <w:rPr/>
              <w:t>0,9452</w:t>
            </w:r>
          </w:p>
        </w:tc>
      </w:tr>
      <w:tr w:rsidR="003F7554" w:rsidTr="229D7926" w14:paraId="1746B739" w14:textId="77777777">
        <w:trPr>
          <w:cantSplit/>
          <w:jc w:val="center"/>
        </w:trPr>
        <w:tc>
          <w:tcPr>
            <w:tcW w:w="2041" w:type="dxa"/>
            <w:tcMar/>
            <w:vAlign w:val="center"/>
          </w:tcPr>
          <w:p w:rsidR="003F7554" w:rsidRDefault="00053EC9" w14:paraId="08DEB565" w14:textId="77777777">
            <w:pPr>
              <w:keepNext/>
              <w:keepLines/>
              <w:spacing w:after="0" w:line="240" w:lineRule="auto"/>
            </w:pPr>
            <w:r>
              <w:t>Soporte</w:t>
            </w:r>
          </w:p>
        </w:tc>
        <w:tc>
          <w:tcPr>
            <w:tcW w:w="1361" w:type="dxa"/>
            <w:tcMar/>
            <w:vAlign w:val="center"/>
          </w:tcPr>
          <w:p w:rsidR="003F7554" w:rsidP="229D7926" w:rsidRDefault="00053EC9" w14:paraId="62E1912C" w14:textId="77777777">
            <w:pPr>
              <w:keepNext w:val="1"/>
              <w:keepLines w:val="1"/>
              <w:spacing w:after="0" w:line="240" w:lineRule="auto"/>
              <w:jc w:val="center"/>
            </w:pPr>
            <w:r w:rsidR="00053EC9">
              <w:rPr/>
              <w:t>12.626</w:t>
            </w:r>
          </w:p>
        </w:tc>
        <w:tc>
          <w:tcPr>
            <w:tcW w:w="2778" w:type="dxa"/>
            <w:tcMar/>
            <w:vAlign w:val="center"/>
          </w:tcPr>
          <w:p w:rsidR="003F7554" w:rsidP="229D7926" w:rsidRDefault="00053EC9" w14:paraId="028B28A5" w14:textId="77777777">
            <w:pPr>
              <w:keepNext w:val="1"/>
              <w:keepLines w:val="1"/>
              <w:spacing w:after="0" w:line="240" w:lineRule="auto"/>
              <w:jc w:val="center"/>
            </w:pPr>
            <w:r w:rsidR="00053EC9">
              <w:rPr/>
              <w:t>5.868</w:t>
            </w:r>
          </w:p>
        </w:tc>
        <w:tc>
          <w:tcPr>
            <w:tcW w:w="2778" w:type="dxa"/>
            <w:tcMar/>
            <w:vAlign w:val="center"/>
          </w:tcPr>
          <w:p w:rsidR="003F7554" w:rsidP="229D7926" w:rsidRDefault="00053EC9" w14:paraId="2FA2E562" w14:textId="77777777">
            <w:pPr>
              <w:keepNext w:val="1"/>
              <w:keepLines w:val="1"/>
              <w:spacing w:after="0" w:line="240" w:lineRule="auto"/>
              <w:jc w:val="center"/>
            </w:pPr>
            <w:r w:rsidR="00053EC9">
              <w:rPr/>
              <w:t>6.758</w:t>
            </w:r>
          </w:p>
        </w:tc>
      </w:tr>
    </w:tbl>
    <w:p w:rsidR="003F7554" w:rsidP="229D7926" w:rsidRDefault="00053EC9" w14:paraId="0EEFCF4A" w14:textId="77777777">
      <w:pPr>
        <w:keepLines w:val="1"/>
        <w:spacing w:after="120" w:line="360" w:lineRule="auto"/>
        <w:jc w:val="both"/>
      </w:pPr>
      <w:r w:rsidRPr="229D7926" w:rsidR="00053EC9">
        <w:rPr>
          <w:i w:val="1"/>
          <w:iCs w:val="1"/>
          <w:lang w:val="es-ES"/>
        </w:rPr>
        <w:t>Nota.</w:t>
      </w:r>
      <w:r w:rsidRPr="229D7926" w:rsidR="00053EC9">
        <w:rPr>
          <w:lang w:val="es-ES"/>
        </w:rPr>
        <w:t xml:space="preserve"> Clase 0 (</w:t>
      </w:r>
      <w:r w:rsidRPr="229D7926" w:rsidR="00053EC9">
        <w:rPr>
          <w:lang w:val="es-ES"/>
        </w:rPr>
        <w:t>hist.</w:t>
      </w:r>
      <w:r w:rsidRPr="229D7926" w:rsidR="00053EC9">
        <w:rPr>
          <w:lang w:val="es-ES"/>
        </w:rPr>
        <w:t xml:space="preserve">) equivale a </w:t>
      </w:r>
      <w:r w:rsidRPr="229D7926" w:rsidR="00053EC9">
        <w:rPr>
          <w:lang w:val="es-ES"/>
        </w:rPr>
        <w:t>verificado_o_neutro</w:t>
      </w:r>
      <w:r w:rsidRPr="229D7926" w:rsidR="00053EC9">
        <w:rPr>
          <w:lang w:val="es-ES"/>
        </w:rPr>
        <w:t xml:space="preserve"> y clase 1 a </w:t>
      </w:r>
      <w:r w:rsidRPr="229D7926" w:rsidR="00053EC9">
        <w:rPr>
          <w:lang w:val="es-ES"/>
        </w:rPr>
        <w:t>fake_news</w:t>
      </w:r>
      <w:r w:rsidRPr="229D7926" w:rsidR="00053EC9">
        <w:rPr>
          <w:lang w:val="es-ES"/>
        </w:rPr>
        <w:t xml:space="preserve">; la clase negativa actual se denomina </w:t>
      </w:r>
      <w:r w:rsidRPr="229D7926" w:rsidR="00053EC9">
        <w:rPr>
          <w:lang w:val="es-ES"/>
        </w:rPr>
        <w:t>no_fake</w:t>
      </w:r>
      <w:r w:rsidRPr="229D7926" w:rsidR="00053EC9">
        <w:rPr>
          <w:lang w:val="es-ES"/>
        </w:rPr>
        <w:t>.</w:t>
      </w:r>
    </w:p>
    <w:p w:rsidR="003F7554" w:rsidRDefault="00053EC9" w14:paraId="20F00B99" w14:textId="77777777">
      <w:pPr>
        <w:keepNext/>
        <w:keepLines/>
        <w:spacing w:after="0" w:line="360" w:lineRule="auto"/>
      </w:pPr>
      <w:r>
        <w:rPr>
          <w:b/>
        </w:rPr>
        <w:t>Tabla A4</w:t>
      </w:r>
    </w:p>
    <w:p w:rsidR="003F7554" w:rsidRDefault="00053EC9" w14:paraId="33F9AB86" w14:textId="77777777">
      <w:pPr>
        <w:keepNext w:val="1"/>
        <w:keepLines w:val="1"/>
        <w:spacing w:after="120" w:line="360" w:lineRule="auto"/>
      </w:pPr>
      <w:r w:rsidRPr="229D7926" w:rsidR="00053EC9">
        <w:rPr>
          <w:i w:val="1"/>
          <w:iCs w:val="1"/>
          <w:lang w:val="es-ES"/>
        </w:rPr>
        <w:t>Matriz de confusión del baseline histórico</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3061"/>
        <w:gridCol w:w="2949"/>
        <w:gridCol w:w="2949"/>
      </w:tblGrid>
      <w:tr w:rsidR="003F7554" w:rsidTr="229D7926" w14:paraId="6606BB66" w14:textId="77777777">
        <w:trPr>
          <w:cantSplit/>
          <w:tblHeader/>
          <w:jc w:val="center"/>
        </w:trPr>
        <w:tc>
          <w:tcPr>
            <w:tcW w:w="3061" w:type="dxa"/>
            <w:tcBorders>
              <w:bottom w:val="single" w:color="000000" w:themeColor="text1" w:sz="4" w:space="0"/>
            </w:tcBorders>
            <w:tcMar/>
            <w:vAlign w:val="center"/>
          </w:tcPr>
          <w:p w:rsidR="003F7554" w:rsidRDefault="00053EC9" w14:paraId="0C35FD56" w14:textId="77777777">
            <w:pPr>
              <w:keepNext/>
              <w:keepLines/>
              <w:spacing w:after="0" w:line="240" w:lineRule="auto"/>
              <w:jc w:val="center"/>
            </w:pPr>
            <w:r>
              <w:rPr>
                <w:b/>
              </w:rPr>
              <w:t>Real / predicho</w:t>
            </w:r>
          </w:p>
        </w:tc>
        <w:tc>
          <w:tcPr>
            <w:tcW w:w="2948" w:type="dxa"/>
            <w:tcBorders>
              <w:bottom w:val="single" w:color="000000" w:themeColor="text1" w:sz="4" w:space="0"/>
            </w:tcBorders>
            <w:tcMar/>
            <w:vAlign w:val="center"/>
          </w:tcPr>
          <w:p w:rsidR="009C649E" w:rsidRDefault="00AB0F71" w14:paraId="0E4494ED" w14:textId="77777777">
            <w:pPr>
              <w:keepNext w:val="1"/>
              <w:keepLines w:val="1"/>
              <w:spacing w:after="0" w:line="240" w:lineRule="auto"/>
              <w:jc w:val="center"/>
            </w:pPr>
            <w:r w:rsidRPr="229D7926" w:rsidR="00AB0F71">
              <w:rPr>
                <w:b w:val="1"/>
                <w:bCs w:val="1"/>
                <w:lang w:val="es-ES"/>
              </w:rPr>
              <w:t>Clase 0 (hist.)</w:t>
            </w:r>
          </w:p>
        </w:tc>
        <w:tc>
          <w:tcPr>
            <w:tcW w:w="2948" w:type="dxa"/>
            <w:tcBorders>
              <w:bottom w:val="single" w:color="000000" w:themeColor="text1" w:sz="4" w:space="0"/>
            </w:tcBorders>
            <w:tcMar/>
            <w:vAlign w:val="center"/>
          </w:tcPr>
          <w:p w:rsidR="009C649E" w:rsidRDefault="00AB0F71" w14:paraId="781202EA" w14:textId="77777777">
            <w:pPr>
              <w:keepNext w:val="1"/>
              <w:keepLines w:val="1"/>
              <w:spacing w:after="0" w:line="240" w:lineRule="auto"/>
              <w:jc w:val="center"/>
            </w:pPr>
            <w:r w:rsidRPr="229D7926" w:rsidR="00AB0F71">
              <w:rPr>
                <w:b w:val="1"/>
                <w:bCs w:val="1"/>
                <w:lang w:val="es-ES"/>
              </w:rPr>
              <w:t>Clase 1 (hist.)</w:t>
            </w:r>
          </w:p>
        </w:tc>
      </w:tr>
      <w:tr w:rsidR="003F7554" w:rsidTr="229D7926" w14:paraId="42D16CED" w14:textId="77777777">
        <w:trPr>
          <w:cantSplit/>
          <w:jc w:val="center"/>
        </w:trPr>
        <w:tc>
          <w:tcPr>
            <w:tcW w:w="3061" w:type="dxa"/>
            <w:tcMar/>
            <w:vAlign w:val="center"/>
          </w:tcPr>
          <w:p w:rsidR="009C649E" w:rsidRDefault="00AB0F71" w14:paraId="2B502394" w14:textId="77777777">
            <w:pPr>
              <w:keepNext w:val="1"/>
              <w:keepLines w:val="1"/>
              <w:spacing w:after="0" w:line="240" w:lineRule="auto"/>
            </w:pPr>
            <w:r w:rsidRPr="229D7926" w:rsidR="00AB0F71">
              <w:rPr>
                <w:lang w:val="es-ES"/>
              </w:rPr>
              <w:t>Clase 0 (hist.)</w:t>
            </w:r>
          </w:p>
        </w:tc>
        <w:tc>
          <w:tcPr>
            <w:tcW w:w="2948" w:type="dxa"/>
            <w:tcMar/>
            <w:vAlign w:val="center"/>
          </w:tcPr>
          <w:p w:rsidR="003F7554" w:rsidP="229D7926" w:rsidRDefault="00053EC9" w14:paraId="3C71B158" w14:textId="77777777">
            <w:pPr>
              <w:keepNext w:val="1"/>
              <w:keepLines w:val="1"/>
              <w:spacing w:after="0" w:line="240" w:lineRule="auto"/>
              <w:jc w:val="center"/>
            </w:pPr>
            <w:r w:rsidR="00053EC9">
              <w:rPr/>
              <w:t>5.648</w:t>
            </w:r>
          </w:p>
        </w:tc>
        <w:tc>
          <w:tcPr>
            <w:tcW w:w="2948" w:type="dxa"/>
            <w:tcMar/>
            <w:vAlign w:val="center"/>
          </w:tcPr>
          <w:p w:rsidR="003F7554" w:rsidP="229D7926" w:rsidRDefault="00053EC9" w14:paraId="70AD48DE" w14:textId="77777777">
            <w:pPr>
              <w:keepNext w:val="1"/>
              <w:keepLines w:val="1"/>
              <w:spacing w:after="0" w:line="240" w:lineRule="auto"/>
              <w:jc w:val="center"/>
            </w:pPr>
            <w:r w:rsidR="00053EC9">
              <w:rPr/>
              <w:t>220</w:t>
            </w:r>
          </w:p>
        </w:tc>
      </w:tr>
      <w:tr w:rsidR="003F7554" w:rsidTr="229D7926" w14:paraId="6F0079C8" w14:textId="77777777">
        <w:trPr>
          <w:cantSplit/>
          <w:jc w:val="center"/>
        </w:trPr>
        <w:tc>
          <w:tcPr>
            <w:tcW w:w="3061" w:type="dxa"/>
            <w:tcMar/>
            <w:vAlign w:val="center"/>
          </w:tcPr>
          <w:p w:rsidR="009C649E" w:rsidRDefault="00AB0F71" w14:paraId="774C98BC" w14:textId="77777777">
            <w:pPr>
              <w:keepNext w:val="1"/>
              <w:keepLines w:val="1"/>
              <w:spacing w:after="0" w:line="240" w:lineRule="auto"/>
            </w:pPr>
            <w:r w:rsidRPr="229D7926" w:rsidR="00AB0F71">
              <w:rPr>
                <w:lang w:val="es-ES"/>
              </w:rPr>
              <w:t>Clase 1 (hist.)</w:t>
            </w:r>
          </w:p>
        </w:tc>
        <w:tc>
          <w:tcPr>
            <w:tcW w:w="2948" w:type="dxa"/>
            <w:tcMar/>
            <w:vAlign w:val="center"/>
          </w:tcPr>
          <w:p w:rsidR="003F7554" w:rsidP="229D7926" w:rsidRDefault="00053EC9" w14:paraId="508C5FEE" w14:textId="77777777">
            <w:pPr>
              <w:keepNext w:val="1"/>
              <w:keepLines w:val="1"/>
              <w:spacing w:after="0" w:line="240" w:lineRule="auto"/>
              <w:jc w:val="center"/>
            </w:pPr>
            <w:r w:rsidR="00053EC9">
              <w:rPr/>
              <w:t>505</w:t>
            </w:r>
          </w:p>
        </w:tc>
        <w:tc>
          <w:tcPr>
            <w:tcW w:w="2948" w:type="dxa"/>
            <w:tcMar/>
            <w:vAlign w:val="center"/>
          </w:tcPr>
          <w:p w:rsidR="003F7554" w:rsidP="229D7926" w:rsidRDefault="00053EC9" w14:paraId="3448FC36" w14:textId="77777777">
            <w:pPr>
              <w:keepNext w:val="1"/>
              <w:keepLines w:val="1"/>
              <w:spacing w:after="0" w:line="240" w:lineRule="auto"/>
              <w:jc w:val="center"/>
            </w:pPr>
            <w:r w:rsidR="00053EC9">
              <w:rPr/>
              <w:t>6.253</w:t>
            </w:r>
          </w:p>
        </w:tc>
      </w:tr>
    </w:tbl>
    <w:p w:rsidR="003F7554" w:rsidP="229D7926" w:rsidRDefault="00053EC9" w14:paraId="004CE984" w14:textId="77777777">
      <w:pPr>
        <w:keepLines w:val="1"/>
        <w:spacing w:after="120" w:line="360" w:lineRule="auto"/>
        <w:jc w:val="both"/>
      </w:pPr>
      <w:r w:rsidRPr="229D7926" w:rsidR="00053EC9">
        <w:rPr>
          <w:i w:val="1"/>
          <w:iCs w:val="1"/>
          <w:lang w:val="es-ES"/>
        </w:rPr>
        <w:t>Nota.</w:t>
      </w:r>
      <w:r w:rsidRPr="229D7926" w:rsidR="00053EC9">
        <w:rPr>
          <w:lang w:val="es-ES"/>
        </w:rPr>
        <w:t xml:space="preserve"> Clase 0 (</w:t>
      </w:r>
      <w:r w:rsidRPr="229D7926" w:rsidR="00053EC9">
        <w:rPr>
          <w:lang w:val="es-ES"/>
        </w:rPr>
        <w:t>hist.</w:t>
      </w:r>
      <w:r w:rsidRPr="229D7926" w:rsidR="00053EC9">
        <w:rPr>
          <w:lang w:val="es-ES"/>
        </w:rPr>
        <w:t xml:space="preserve">) equivale a </w:t>
      </w:r>
      <w:r w:rsidRPr="229D7926" w:rsidR="00053EC9">
        <w:rPr>
          <w:lang w:val="es-ES"/>
        </w:rPr>
        <w:t>verificado_o_neutro</w:t>
      </w:r>
      <w:r w:rsidRPr="229D7926" w:rsidR="00053EC9">
        <w:rPr>
          <w:lang w:val="es-ES"/>
        </w:rPr>
        <w:t xml:space="preserve"> y clase 1 a </w:t>
      </w:r>
      <w:r w:rsidRPr="229D7926" w:rsidR="00053EC9">
        <w:rPr>
          <w:lang w:val="es-ES"/>
        </w:rPr>
        <w:t>fake_news</w:t>
      </w:r>
      <w:r w:rsidRPr="229D7926" w:rsidR="00053EC9">
        <w:rPr>
          <w:lang w:val="es-ES"/>
        </w:rPr>
        <w:t xml:space="preserve">. Recuentos del </w:t>
      </w:r>
      <w:r w:rsidRPr="229D7926" w:rsidR="00053EC9">
        <w:rPr>
          <w:lang w:val="es-ES"/>
        </w:rPr>
        <w:t>holdout</w:t>
      </w:r>
      <w:r w:rsidRPr="229D7926" w:rsidR="00053EC9">
        <w:rPr>
          <w:lang w:val="es-ES"/>
        </w:rPr>
        <w:t xml:space="preserve"> histórico, no del corpus derivado.</w:t>
      </w:r>
    </w:p>
    <w:p w:rsidR="00A553D6" w:rsidRDefault="00F5493C" w14:paraId="21A72A2C" w14:textId="77777777">
      <w:pPr>
        <w:keepNext/>
        <w:keepLines/>
        <w:spacing w:after="0" w:line="360" w:lineRule="auto"/>
      </w:pPr>
      <w:r>
        <w:rPr>
          <w:b/>
        </w:rPr>
        <w:t>Tabla A5</w:t>
      </w:r>
    </w:p>
    <w:p w:rsidR="00A553D6" w:rsidRDefault="00F5493C" w14:paraId="25099CD3" w14:textId="77777777">
      <w:pPr>
        <w:keepNext/>
        <w:keepLines/>
        <w:spacing w:after="120" w:line="360" w:lineRule="auto"/>
      </w:pPr>
      <w:r>
        <w:rPr>
          <w:i/>
        </w:rPr>
        <w:t>Términos influyentes del modelo histórico Linear SVC</w:t>
      </w:r>
    </w:p>
    <w:tbl>
      <w:tblPr>
        <w:tblW w:w="8959" w:type="dxa"/>
        <w:jc w:val="center"/>
        <w:tblBorders>
          <w:top w:val="single" w:color="000000" w:sz="4" w:space="0"/>
          <w:left w:val="nil"/>
          <w:bottom w:val="single" w:color="000000" w:sz="4" w:space="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985"/>
        <w:gridCol w:w="1701"/>
        <w:gridCol w:w="1531"/>
        <w:gridCol w:w="3742"/>
      </w:tblGrid>
      <w:tr w:rsidR="00A553D6" w:rsidTr="229D7926" w14:paraId="165C81D9" w14:textId="77777777">
        <w:trPr>
          <w:cantSplit/>
          <w:tblHeader/>
          <w:jc w:val="center"/>
        </w:trPr>
        <w:tc>
          <w:tcPr>
            <w:tcW w:w="1984" w:type="dxa"/>
            <w:tcBorders>
              <w:bottom w:val="single" w:color="000000" w:themeColor="text1" w:sz="4" w:space="0"/>
            </w:tcBorders>
            <w:tcMar/>
            <w:vAlign w:val="center"/>
          </w:tcPr>
          <w:p w:rsidR="00A553D6" w:rsidRDefault="00F5493C" w14:paraId="7CD20D69" w14:textId="77777777">
            <w:pPr>
              <w:keepNext/>
              <w:keepLines/>
              <w:spacing w:after="0" w:line="240" w:lineRule="auto"/>
              <w:jc w:val="center"/>
            </w:pPr>
            <w:r>
              <w:rPr>
                <w:b/>
              </w:rPr>
              <w:t>Clase asociada</w:t>
            </w:r>
          </w:p>
        </w:tc>
        <w:tc>
          <w:tcPr>
            <w:tcW w:w="1701" w:type="dxa"/>
            <w:tcBorders>
              <w:bottom w:val="single" w:color="000000" w:themeColor="text1" w:sz="4" w:space="0"/>
            </w:tcBorders>
            <w:tcMar/>
            <w:vAlign w:val="center"/>
          </w:tcPr>
          <w:p w:rsidR="00A553D6" w:rsidRDefault="00F5493C" w14:paraId="21596F48" w14:textId="77777777">
            <w:pPr>
              <w:keepNext/>
              <w:keepLines/>
              <w:spacing w:after="0" w:line="240" w:lineRule="auto"/>
              <w:jc w:val="center"/>
            </w:pPr>
            <w:r>
              <w:rPr>
                <w:b/>
              </w:rPr>
              <w:t>Término</w:t>
            </w:r>
          </w:p>
        </w:tc>
        <w:tc>
          <w:tcPr>
            <w:tcW w:w="1531" w:type="dxa"/>
            <w:tcBorders>
              <w:bottom w:val="single" w:color="000000" w:themeColor="text1" w:sz="4" w:space="0"/>
            </w:tcBorders>
            <w:tcMar/>
            <w:vAlign w:val="center"/>
          </w:tcPr>
          <w:p w:rsidR="00A553D6" w:rsidRDefault="00F5493C" w14:paraId="7F0ED3A0" w14:textId="77777777">
            <w:pPr>
              <w:keepNext/>
              <w:keepLines/>
              <w:spacing w:after="0" w:line="240" w:lineRule="auto"/>
              <w:jc w:val="center"/>
            </w:pPr>
            <w:r>
              <w:rPr>
                <w:b/>
              </w:rPr>
              <w:t>Peso</w:t>
            </w:r>
          </w:p>
        </w:tc>
        <w:tc>
          <w:tcPr>
            <w:tcW w:w="3742" w:type="dxa"/>
            <w:tcBorders>
              <w:bottom w:val="single" w:color="000000" w:themeColor="text1" w:sz="4" w:space="0"/>
            </w:tcBorders>
            <w:tcMar/>
            <w:vAlign w:val="center"/>
          </w:tcPr>
          <w:p w:rsidR="00A553D6" w:rsidRDefault="00F5493C" w14:paraId="76D9A359" w14:textId="77777777">
            <w:pPr>
              <w:keepNext/>
              <w:keepLines/>
              <w:spacing w:after="0" w:line="240" w:lineRule="auto"/>
              <w:jc w:val="center"/>
            </w:pPr>
            <w:r>
              <w:rPr>
                <w:b/>
              </w:rPr>
              <w:t>Lectura metodológica</w:t>
            </w:r>
          </w:p>
        </w:tc>
      </w:tr>
      <w:tr w:rsidR="00A553D6" w:rsidTr="229D7926" w14:paraId="49F67E95" w14:textId="77777777">
        <w:trPr>
          <w:cantSplit/>
          <w:jc w:val="center"/>
        </w:trPr>
        <w:tc>
          <w:tcPr>
            <w:tcW w:w="1984" w:type="dxa"/>
            <w:tcMar/>
            <w:vAlign w:val="center"/>
          </w:tcPr>
          <w:p w:rsidR="009C649E" w:rsidRDefault="00AB0F71" w14:paraId="75EE26B0" w14:textId="77777777">
            <w:pPr>
              <w:keepNext w:val="1"/>
              <w:keepLines w:val="1"/>
              <w:spacing w:after="0" w:line="240" w:lineRule="auto"/>
            </w:pPr>
            <w:r w:rsidRPr="229D7926" w:rsidR="00AB0F71">
              <w:rPr>
                <w:lang w:val="es-ES"/>
              </w:rPr>
              <w:t>Clase 0 (hist.)</w:t>
            </w:r>
          </w:p>
        </w:tc>
        <w:tc>
          <w:tcPr>
            <w:tcW w:w="1701" w:type="dxa"/>
            <w:tcMar/>
            <w:vAlign w:val="center"/>
          </w:tcPr>
          <w:p w:rsidR="00A553D6" w:rsidRDefault="006B78F0" w14:paraId="4C4F2B5E" w14:textId="002B0A01">
            <w:pPr>
              <w:keepNext/>
              <w:keepLines/>
              <w:spacing w:after="0" w:line="240" w:lineRule="auto"/>
            </w:pPr>
            <w:r>
              <w:t>R</w:t>
            </w:r>
            <w:r w:rsidR="00F5493C">
              <w:t>euters</w:t>
            </w:r>
          </w:p>
        </w:tc>
        <w:tc>
          <w:tcPr>
            <w:tcW w:w="1531" w:type="dxa"/>
            <w:tcMar/>
            <w:vAlign w:val="center"/>
          </w:tcPr>
          <w:p w:rsidR="00A553D6" w:rsidP="229D7926" w:rsidRDefault="00F5493C" w14:paraId="143F91B0" w14:textId="77777777">
            <w:pPr>
              <w:keepNext w:val="1"/>
              <w:keepLines w:val="1"/>
              <w:spacing w:after="0" w:line="240" w:lineRule="auto"/>
              <w:jc w:val="center"/>
            </w:pPr>
            <w:r w:rsidR="00F5493C">
              <w:rPr/>
              <w:t>-17,699864</w:t>
            </w:r>
          </w:p>
        </w:tc>
        <w:tc>
          <w:tcPr>
            <w:tcW w:w="3742" w:type="dxa"/>
            <w:tcMar/>
            <w:vAlign w:val="center"/>
          </w:tcPr>
          <w:p w:rsidR="00A553D6" w:rsidRDefault="00F5493C" w14:paraId="65C4CCED" w14:textId="77777777">
            <w:pPr>
              <w:keepNext/>
              <w:keepLines/>
              <w:spacing w:after="0" w:line="240" w:lineRule="auto"/>
            </w:pPr>
            <w:r>
              <w:t>Marca editorial especialmente distintiva.</w:t>
            </w:r>
          </w:p>
        </w:tc>
      </w:tr>
      <w:tr w:rsidR="00A553D6" w:rsidTr="229D7926" w14:paraId="31FB4C65" w14:textId="77777777">
        <w:trPr>
          <w:cantSplit/>
          <w:jc w:val="center"/>
        </w:trPr>
        <w:tc>
          <w:tcPr>
            <w:tcW w:w="1984" w:type="dxa"/>
            <w:tcMar/>
            <w:vAlign w:val="center"/>
          </w:tcPr>
          <w:p w:rsidR="009C649E" w:rsidRDefault="00AB0F71" w14:paraId="1062F5D8" w14:textId="77777777">
            <w:pPr>
              <w:keepNext w:val="1"/>
              <w:keepLines w:val="1"/>
              <w:spacing w:after="0" w:line="240" w:lineRule="auto"/>
            </w:pPr>
            <w:r w:rsidRPr="229D7926" w:rsidR="00AB0F71">
              <w:rPr>
                <w:lang w:val="es-ES"/>
              </w:rPr>
              <w:t>Clase 0 (hist.)</w:t>
            </w:r>
          </w:p>
        </w:tc>
        <w:tc>
          <w:tcPr>
            <w:tcW w:w="1701" w:type="dxa"/>
            <w:tcMar/>
            <w:vAlign w:val="center"/>
          </w:tcPr>
          <w:p w:rsidR="00A553D6" w:rsidRDefault="00F5493C" w14:paraId="3F7E1F88" w14:textId="77777777">
            <w:pPr>
              <w:keepNext w:val="1"/>
              <w:keepLines w:val="1"/>
              <w:spacing w:after="0" w:line="240" w:lineRule="auto"/>
            </w:pPr>
            <w:r w:rsidRPr="229D7926" w:rsidR="00F5493C">
              <w:rPr>
                <w:lang w:val="es-ES"/>
              </w:rPr>
              <w:t>washington reuters</w:t>
            </w:r>
          </w:p>
        </w:tc>
        <w:tc>
          <w:tcPr>
            <w:tcW w:w="1531" w:type="dxa"/>
            <w:tcMar/>
            <w:vAlign w:val="center"/>
          </w:tcPr>
          <w:p w:rsidR="00A553D6" w:rsidP="229D7926" w:rsidRDefault="00F5493C" w14:paraId="648C89DB" w14:textId="77777777">
            <w:pPr>
              <w:keepNext w:val="1"/>
              <w:keepLines w:val="1"/>
              <w:spacing w:after="0" w:line="240" w:lineRule="auto"/>
              <w:jc w:val="center"/>
            </w:pPr>
            <w:r w:rsidR="00F5493C">
              <w:rPr/>
              <w:t>-6,092424</w:t>
            </w:r>
          </w:p>
        </w:tc>
        <w:tc>
          <w:tcPr>
            <w:tcW w:w="3742" w:type="dxa"/>
            <w:tcMar/>
            <w:vAlign w:val="center"/>
          </w:tcPr>
          <w:p w:rsidR="00A553D6" w:rsidRDefault="00F5493C" w14:paraId="7E919482" w14:textId="77777777">
            <w:pPr>
              <w:keepNext/>
              <w:keepLines/>
              <w:spacing w:after="0" w:line="240" w:lineRule="auto"/>
            </w:pPr>
            <w:r>
              <w:t>Combinación de procedencia y localización.</w:t>
            </w:r>
          </w:p>
        </w:tc>
      </w:tr>
      <w:tr w:rsidR="00A553D6" w:rsidTr="229D7926" w14:paraId="1D69ACA8" w14:textId="77777777">
        <w:trPr>
          <w:cantSplit/>
          <w:jc w:val="center"/>
        </w:trPr>
        <w:tc>
          <w:tcPr>
            <w:tcW w:w="1984" w:type="dxa"/>
            <w:tcMar/>
            <w:vAlign w:val="center"/>
          </w:tcPr>
          <w:p w:rsidR="009C649E" w:rsidRDefault="00AB0F71" w14:paraId="10AE7A43" w14:textId="77777777">
            <w:pPr>
              <w:keepLines w:val="1"/>
              <w:spacing w:after="0" w:line="240" w:lineRule="auto"/>
            </w:pPr>
            <w:r w:rsidRPr="229D7926" w:rsidR="00AB0F71">
              <w:rPr>
                <w:lang w:val="es-ES"/>
              </w:rPr>
              <w:t>Clase 0 (hist.)</w:t>
            </w:r>
          </w:p>
        </w:tc>
        <w:tc>
          <w:tcPr>
            <w:tcW w:w="1701" w:type="dxa"/>
            <w:tcMar/>
            <w:vAlign w:val="center"/>
          </w:tcPr>
          <w:p w:rsidR="00A553D6" w:rsidRDefault="006B78F0" w14:paraId="10951F54" w14:textId="344663C6">
            <w:pPr>
              <w:keepLines/>
              <w:spacing w:after="0" w:line="240" w:lineRule="auto"/>
            </w:pPr>
            <w:r>
              <w:t>S</w:t>
            </w:r>
            <w:r w:rsidR="00F5493C">
              <w:t>aid</w:t>
            </w:r>
          </w:p>
        </w:tc>
        <w:tc>
          <w:tcPr>
            <w:tcW w:w="1531" w:type="dxa"/>
            <w:tcMar/>
            <w:vAlign w:val="center"/>
          </w:tcPr>
          <w:p w:rsidR="00A553D6" w:rsidP="229D7926" w:rsidRDefault="00F5493C" w14:paraId="43DF9BD4" w14:textId="77777777">
            <w:pPr>
              <w:keepLines w:val="1"/>
              <w:spacing w:after="0" w:line="240" w:lineRule="auto"/>
              <w:jc w:val="center"/>
            </w:pPr>
            <w:r w:rsidR="00F5493C">
              <w:rPr/>
              <w:t>-4,419298</w:t>
            </w:r>
          </w:p>
        </w:tc>
        <w:tc>
          <w:tcPr>
            <w:tcW w:w="3742" w:type="dxa"/>
            <w:tcMar/>
            <w:vAlign w:val="center"/>
          </w:tcPr>
          <w:p w:rsidR="00A553D6" w:rsidRDefault="00F5493C" w14:paraId="7469E456" w14:textId="77777777">
            <w:pPr>
              <w:keepLines/>
              <w:spacing w:after="0" w:line="240" w:lineRule="auto"/>
            </w:pPr>
            <w:r>
              <w:t>Fórmula frecuente en textos de agencia.</w:t>
            </w:r>
          </w:p>
        </w:tc>
      </w:tr>
      <w:tr w:rsidR="00A553D6" w:rsidTr="229D7926" w14:paraId="06168A2C" w14:textId="77777777">
        <w:trPr>
          <w:cantSplit/>
          <w:jc w:val="center"/>
        </w:trPr>
        <w:tc>
          <w:tcPr>
            <w:tcW w:w="1984" w:type="dxa"/>
            <w:tcMar/>
            <w:vAlign w:val="center"/>
          </w:tcPr>
          <w:p w:rsidR="009C649E" w:rsidRDefault="00AB0F71" w14:paraId="7A1174C8" w14:textId="77777777">
            <w:pPr>
              <w:keepLines w:val="1"/>
              <w:spacing w:after="0" w:line="240" w:lineRule="auto"/>
            </w:pPr>
            <w:r w:rsidRPr="229D7926" w:rsidR="00AB0F71">
              <w:rPr>
                <w:lang w:val="es-ES"/>
              </w:rPr>
              <w:t>Clase 0 (hist.)</w:t>
            </w:r>
          </w:p>
        </w:tc>
        <w:tc>
          <w:tcPr>
            <w:tcW w:w="1701" w:type="dxa"/>
            <w:tcMar/>
            <w:vAlign w:val="center"/>
          </w:tcPr>
          <w:p w:rsidR="00A553D6" w:rsidRDefault="00F5493C" w14:paraId="0ABA0F00" w14:textId="77777777">
            <w:pPr>
              <w:keepLines w:val="1"/>
              <w:spacing w:after="0" w:line="240" w:lineRule="auto"/>
            </w:pPr>
            <w:r w:rsidRPr="229D7926" w:rsidR="00F5493C">
              <w:rPr>
                <w:lang w:val="es-ES"/>
              </w:rPr>
              <w:t>reuters the</w:t>
            </w:r>
          </w:p>
        </w:tc>
        <w:tc>
          <w:tcPr>
            <w:tcW w:w="1531" w:type="dxa"/>
            <w:tcMar/>
            <w:vAlign w:val="center"/>
          </w:tcPr>
          <w:p w:rsidR="00A553D6" w:rsidP="229D7926" w:rsidRDefault="00F5493C" w14:paraId="1EDE2DAC" w14:textId="77777777">
            <w:pPr>
              <w:keepLines w:val="1"/>
              <w:spacing w:after="0" w:line="240" w:lineRule="auto"/>
              <w:jc w:val="center"/>
            </w:pPr>
            <w:r w:rsidR="00F5493C">
              <w:rPr/>
              <w:t>-3,812113</w:t>
            </w:r>
          </w:p>
        </w:tc>
        <w:tc>
          <w:tcPr>
            <w:tcW w:w="3742" w:type="dxa"/>
            <w:tcMar/>
            <w:vAlign w:val="center"/>
          </w:tcPr>
          <w:p w:rsidR="00A553D6" w:rsidRDefault="00F5493C" w14:paraId="4C8ADB94" w14:textId="77777777">
            <w:pPr>
              <w:keepLines/>
              <w:spacing w:after="0" w:line="240" w:lineRule="auto"/>
            </w:pPr>
            <w:r>
              <w:t>Patrón de estilo asociado a la fuente.</w:t>
            </w:r>
          </w:p>
        </w:tc>
      </w:tr>
      <w:tr w:rsidR="00A553D6" w:rsidTr="229D7926" w14:paraId="5CE9D408" w14:textId="77777777">
        <w:trPr>
          <w:cantSplit/>
          <w:jc w:val="center"/>
        </w:trPr>
        <w:tc>
          <w:tcPr>
            <w:tcW w:w="1984" w:type="dxa"/>
            <w:tcMar/>
            <w:vAlign w:val="center"/>
          </w:tcPr>
          <w:p w:rsidR="009C649E" w:rsidRDefault="00AB0F71" w14:paraId="29BF5F73" w14:textId="77777777">
            <w:pPr>
              <w:keepLines w:val="1"/>
              <w:spacing w:after="0" w:line="240" w:lineRule="auto"/>
            </w:pPr>
            <w:r w:rsidRPr="229D7926" w:rsidR="00AB0F71">
              <w:rPr>
                <w:lang w:val="es-ES"/>
              </w:rPr>
              <w:t>Clase 0 (hist.)</w:t>
            </w:r>
          </w:p>
        </w:tc>
        <w:tc>
          <w:tcPr>
            <w:tcW w:w="1701" w:type="dxa"/>
            <w:tcMar/>
            <w:vAlign w:val="center"/>
          </w:tcPr>
          <w:p w:rsidR="00A553D6" w:rsidRDefault="00F5493C" w14:paraId="2DBD91B9" w14:textId="77777777">
            <w:pPr>
              <w:keepLines w:val="1"/>
              <w:spacing w:after="0" w:line="240" w:lineRule="auto"/>
            </w:pPr>
            <w:r w:rsidRPr="229D7926" w:rsidR="00F5493C">
              <w:rPr>
                <w:lang w:val="es-ES"/>
              </w:rPr>
              <w:t>on tuesday</w:t>
            </w:r>
          </w:p>
        </w:tc>
        <w:tc>
          <w:tcPr>
            <w:tcW w:w="1531" w:type="dxa"/>
            <w:tcMar/>
            <w:vAlign w:val="center"/>
          </w:tcPr>
          <w:p w:rsidR="00A553D6" w:rsidP="229D7926" w:rsidRDefault="00F5493C" w14:paraId="5C8C42F8" w14:textId="77777777">
            <w:pPr>
              <w:keepLines w:val="1"/>
              <w:spacing w:after="0" w:line="240" w:lineRule="auto"/>
              <w:jc w:val="center"/>
            </w:pPr>
            <w:r w:rsidR="00F5493C">
              <w:rPr/>
              <w:t>-3,229798</w:t>
            </w:r>
          </w:p>
        </w:tc>
        <w:tc>
          <w:tcPr>
            <w:tcW w:w="3742" w:type="dxa"/>
            <w:tcMar/>
            <w:vAlign w:val="center"/>
          </w:tcPr>
          <w:p w:rsidR="00A553D6" w:rsidRDefault="00F5493C" w14:paraId="0BF1F8FE" w14:textId="77777777">
            <w:pPr>
              <w:keepLines/>
              <w:spacing w:after="0" w:line="240" w:lineRule="auto"/>
            </w:pPr>
            <w:r>
              <w:t>Construcción temporal del corpus.</w:t>
            </w:r>
          </w:p>
        </w:tc>
      </w:tr>
      <w:tr w:rsidR="00A553D6" w:rsidTr="229D7926" w14:paraId="1A987A65" w14:textId="77777777">
        <w:trPr>
          <w:cantSplit/>
          <w:jc w:val="center"/>
        </w:trPr>
        <w:tc>
          <w:tcPr>
            <w:tcW w:w="1984" w:type="dxa"/>
            <w:tcMar/>
            <w:vAlign w:val="center"/>
          </w:tcPr>
          <w:p w:rsidR="009C649E" w:rsidRDefault="00AB0F71" w14:paraId="117813BF" w14:textId="77777777">
            <w:pPr>
              <w:keepLines w:val="1"/>
              <w:spacing w:after="0" w:line="240" w:lineRule="auto"/>
            </w:pPr>
            <w:r w:rsidRPr="229D7926" w:rsidR="00AB0F71">
              <w:rPr>
                <w:lang w:val="es-ES"/>
              </w:rPr>
              <w:t>Clase 0 (hist.)</w:t>
            </w:r>
          </w:p>
        </w:tc>
        <w:tc>
          <w:tcPr>
            <w:tcW w:w="1701" w:type="dxa"/>
            <w:tcMar/>
            <w:vAlign w:val="center"/>
          </w:tcPr>
          <w:p w:rsidR="00A553D6" w:rsidRDefault="00F5493C" w14:paraId="469A3BE3" w14:textId="77777777">
            <w:pPr>
              <w:keepLines w:val="1"/>
              <w:spacing w:after="0" w:line="240" w:lineRule="auto"/>
            </w:pPr>
            <w:r w:rsidRPr="229D7926" w:rsidR="00F5493C">
              <w:rPr>
                <w:lang w:val="es-ES"/>
              </w:rPr>
              <w:t>president donald</w:t>
            </w:r>
          </w:p>
        </w:tc>
        <w:tc>
          <w:tcPr>
            <w:tcW w:w="1531" w:type="dxa"/>
            <w:tcMar/>
            <w:vAlign w:val="center"/>
          </w:tcPr>
          <w:p w:rsidR="00A553D6" w:rsidP="229D7926" w:rsidRDefault="00F5493C" w14:paraId="25F84178" w14:textId="77777777">
            <w:pPr>
              <w:keepLines w:val="1"/>
              <w:spacing w:after="0" w:line="240" w:lineRule="auto"/>
              <w:jc w:val="center"/>
            </w:pPr>
            <w:r w:rsidR="00F5493C">
              <w:rPr/>
              <w:t>-3,087900</w:t>
            </w:r>
          </w:p>
        </w:tc>
        <w:tc>
          <w:tcPr>
            <w:tcW w:w="3742" w:type="dxa"/>
            <w:tcMar/>
            <w:vAlign w:val="center"/>
          </w:tcPr>
          <w:p w:rsidR="00A553D6" w:rsidRDefault="00F5493C" w14:paraId="3FF44F71" w14:textId="77777777">
            <w:pPr>
              <w:keepLines/>
              <w:spacing w:after="0" w:line="240" w:lineRule="auto"/>
            </w:pPr>
            <w:r>
              <w:t>Expresión contextual con correlación observada.</w:t>
            </w:r>
          </w:p>
        </w:tc>
      </w:tr>
      <w:tr w:rsidR="00A553D6" w:rsidTr="229D7926" w14:paraId="687CDCF4" w14:textId="77777777">
        <w:trPr>
          <w:cantSplit/>
          <w:jc w:val="center"/>
        </w:trPr>
        <w:tc>
          <w:tcPr>
            <w:tcW w:w="1984" w:type="dxa"/>
            <w:tcMar/>
            <w:vAlign w:val="center"/>
          </w:tcPr>
          <w:p w:rsidR="009C649E" w:rsidRDefault="00AB0F71" w14:paraId="669C2E16" w14:textId="77777777">
            <w:pPr>
              <w:keepLines w:val="1"/>
              <w:spacing w:after="0" w:line="240" w:lineRule="auto"/>
            </w:pPr>
            <w:r w:rsidRPr="229D7926" w:rsidR="00AB0F71">
              <w:rPr>
                <w:lang w:val="es-ES"/>
              </w:rPr>
              <w:t>Clase 1 (hist.)</w:t>
            </w:r>
          </w:p>
        </w:tc>
        <w:tc>
          <w:tcPr>
            <w:tcW w:w="1701" w:type="dxa"/>
            <w:tcMar/>
            <w:vAlign w:val="center"/>
          </w:tcPr>
          <w:p w:rsidR="00A553D6" w:rsidRDefault="006B78F0" w14:paraId="10A0E114" w14:textId="25CC2CC9">
            <w:pPr>
              <w:keepLines w:val="1"/>
              <w:spacing w:after="0" w:line="240" w:lineRule="auto"/>
            </w:pPr>
            <w:r w:rsidRPr="229D7926" w:rsidR="006B78F0">
              <w:rPr>
                <w:lang w:val="es-ES"/>
              </w:rPr>
              <w:t>V</w:t>
            </w:r>
            <w:r w:rsidRPr="229D7926" w:rsidR="00F5493C">
              <w:rPr>
                <w:lang w:val="es-ES"/>
              </w:rPr>
              <w:t>ia</w:t>
            </w:r>
          </w:p>
        </w:tc>
        <w:tc>
          <w:tcPr>
            <w:tcW w:w="1531" w:type="dxa"/>
            <w:tcMar/>
            <w:vAlign w:val="center"/>
          </w:tcPr>
          <w:p w:rsidR="00A553D6" w:rsidP="229D7926" w:rsidRDefault="00F5493C" w14:paraId="06E78300" w14:textId="77777777">
            <w:pPr>
              <w:keepLines w:val="1"/>
              <w:spacing w:after="0" w:line="240" w:lineRule="auto"/>
              <w:jc w:val="center"/>
            </w:pPr>
            <w:r w:rsidR="00F5493C">
              <w:rPr/>
              <w:t>8,812112</w:t>
            </w:r>
          </w:p>
        </w:tc>
        <w:tc>
          <w:tcPr>
            <w:tcW w:w="3742" w:type="dxa"/>
            <w:tcMar/>
            <w:vAlign w:val="center"/>
          </w:tcPr>
          <w:p w:rsidR="00A553D6" w:rsidRDefault="00F5493C" w14:paraId="7A995C75" w14:textId="77777777">
            <w:pPr>
              <w:keepLines/>
              <w:spacing w:after="0" w:line="240" w:lineRule="auto"/>
            </w:pPr>
            <w:r>
              <w:t>Marcador de formato con asociación positiva.</w:t>
            </w:r>
          </w:p>
        </w:tc>
      </w:tr>
      <w:tr w:rsidR="00A553D6" w:rsidTr="229D7926" w14:paraId="0B6641F9" w14:textId="77777777">
        <w:trPr>
          <w:cantSplit/>
          <w:jc w:val="center"/>
        </w:trPr>
        <w:tc>
          <w:tcPr>
            <w:tcW w:w="1984" w:type="dxa"/>
            <w:tcMar/>
            <w:vAlign w:val="center"/>
          </w:tcPr>
          <w:p w:rsidR="009C649E" w:rsidRDefault="00AB0F71" w14:paraId="19355E93" w14:textId="77777777">
            <w:pPr>
              <w:keepLines w:val="1"/>
              <w:spacing w:after="0" w:line="240" w:lineRule="auto"/>
            </w:pPr>
            <w:r w:rsidRPr="229D7926" w:rsidR="00AB0F71">
              <w:rPr>
                <w:lang w:val="es-ES"/>
              </w:rPr>
              <w:t>Clase 1 (hist.)</w:t>
            </w:r>
          </w:p>
        </w:tc>
        <w:tc>
          <w:tcPr>
            <w:tcW w:w="1701" w:type="dxa"/>
            <w:tcMar/>
            <w:vAlign w:val="center"/>
          </w:tcPr>
          <w:p w:rsidR="00A553D6" w:rsidRDefault="00F5493C" w14:paraId="2F79F064" w14:textId="77777777">
            <w:pPr>
              <w:keepLines w:val="1"/>
              <w:spacing w:after="0" w:line="240" w:lineRule="auto"/>
            </w:pPr>
            <w:r w:rsidRPr="229D7926" w:rsidR="00F5493C">
              <w:rPr>
                <w:lang w:val="es-ES"/>
              </w:rPr>
              <w:t>read more</w:t>
            </w:r>
          </w:p>
        </w:tc>
        <w:tc>
          <w:tcPr>
            <w:tcW w:w="1531" w:type="dxa"/>
            <w:tcMar/>
            <w:vAlign w:val="center"/>
          </w:tcPr>
          <w:p w:rsidR="00A553D6" w:rsidP="229D7926" w:rsidRDefault="00F5493C" w14:paraId="7407EEA3" w14:textId="77777777">
            <w:pPr>
              <w:keepLines w:val="1"/>
              <w:spacing w:after="0" w:line="240" w:lineRule="auto"/>
              <w:jc w:val="center"/>
            </w:pPr>
            <w:r w:rsidR="00F5493C">
              <w:rPr/>
              <w:t>6,302467</w:t>
            </w:r>
          </w:p>
        </w:tc>
        <w:tc>
          <w:tcPr>
            <w:tcW w:w="3742" w:type="dxa"/>
            <w:tcMar/>
            <w:vAlign w:val="center"/>
          </w:tcPr>
          <w:p w:rsidR="00A553D6" w:rsidRDefault="00F5493C" w14:paraId="6F5AD9E6" w14:textId="77777777">
            <w:pPr>
              <w:keepLines/>
              <w:spacing w:after="0" w:line="240" w:lineRule="auto"/>
            </w:pPr>
            <w:r>
              <w:t>Llamada editorial o de navegación.</w:t>
            </w:r>
          </w:p>
        </w:tc>
      </w:tr>
      <w:tr w:rsidR="00A553D6" w:rsidTr="229D7926" w14:paraId="22F3853B" w14:textId="77777777">
        <w:trPr>
          <w:cantSplit/>
          <w:jc w:val="center"/>
        </w:trPr>
        <w:tc>
          <w:tcPr>
            <w:tcW w:w="1984" w:type="dxa"/>
            <w:tcMar/>
            <w:vAlign w:val="center"/>
          </w:tcPr>
          <w:p w:rsidR="009C649E" w:rsidRDefault="00AB0F71" w14:paraId="6CFD92D8" w14:textId="77777777">
            <w:pPr>
              <w:keepLines w:val="1"/>
              <w:spacing w:after="0" w:line="240" w:lineRule="auto"/>
            </w:pPr>
            <w:r w:rsidRPr="229D7926" w:rsidR="00AB0F71">
              <w:rPr>
                <w:lang w:val="es-ES"/>
              </w:rPr>
              <w:t>Clase 1 (hist.)</w:t>
            </w:r>
          </w:p>
        </w:tc>
        <w:tc>
          <w:tcPr>
            <w:tcW w:w="1701" w:type="dxa"/>
            <w:tcMar/>
            <w:vAlign w:val="center"/>
          </w:tcPr>
          <w:p w:rsidR="00A553D6" w:rsidRDefault="006B78F0" w14:paraId="56F75ACF" w14:textId="7EA0B870">
            <w:pPr>
              <w:keepLines/>
              <w:spacing w:after="0" w:line="240" w:lineRule="auto"/>
            </w:pPr>
            <w:r>
              <w:t>V</w:t>
            </w:r>
            <w:r w:rsidR="00F5493C">
              <w:t>ideo</w:t>
            </w:r>
          </w:p>
        </w:tc>
        <w:tc>
          <w:tcPr>
            <w:tcW w:w="1531" w:type="dxa"/>
            <w:tcMar/>
            <w:vAlign w:val="center"/>
          </w:tcPr>
          <w:p w:rsidR="00A553D6" w:rsidP="229D7926" w:rsidRDefault="00F5493C" w14:paraId="6A63983B" w14:textId="77777777">
            <w:pPr>
              <w:keepLines w:val="1"/>
              <w:spacing w:after="0" w:line="240" w:lineRule="auto"/>
              <w:jc w:val="center"/>
            </w:pPr>
            <w:r w:rsidR="00F5493C">
              <w:rPr/>
              <w:t>4,863642</w:t>
            </w:r>
          </w:p>
        </w:tc>
        <w:tc>
          <w:tcPr>
            <w:tcW w:w="3742" w:type="dxa"/>
            <w:tcMar/>
            <w:vAlign w:val="center"/>
          </w:tcPr>
          <w:p w:rsidR="00A553D6" w:rsidRDefault="00F5493C" w14:paraId="09D3F1E5" w14:textId="77777777">
            <w:pPr>
              <w:keepLines/>
              <w:spacing w:after="0" w:line="240" w:lineRule="auto"/>
            </w:pPr>
            <w:r>
              <w:t>Término de formato asociado a registros positivos.</w:t>
            </w:r>
          </w:p>
        </w:tc>
      </w:tr>
      <w:tr w:rsidR="00A553D6" w:rsidTr="229D7926" w14:paraId="01046BBD" w14:textId="77777777">
        <w:trPr>
          <w:cantSplit/>
          <w:jc w:val="center"/>
        </w:trPr>
        <w:tc>
          <w:tcPr>
            <w:tcW w:w="1984" w:type="dxa"/>
            <w:tcMar/>
            <w:vAlign w:val="center"/>
          </w:tcPr>
          <w:p w:rsidR="009C649E" w:rsidRDefault="00AB0F71" w14:paraId="734AF442" w14:textId="77777777">
            <w:pPr>
              <w:keepLines w:val="1"/>
              <w:spacing w:after="0" w:line="240" w:lineRule="auto"/>
            </w:pPr>
            <w:r w:rsidRPr="229D7926" w:rsidR="00AB0F71">
              <w:rPr>
                <w:lang w:val="es-ES"/>
              </w:rPr>
              <w:t>Clase 1 (hist.)</w:t>
            </w:r>
          </w:p>
        </w:tc>
        <w:tc>
          <w:tcPr>
            <w:tcW w:w="1701" w:type="dxa"/>
            <w:tcMar/>
            <w:vAlign w:val="center"/>
          </w:tcPr>
          <w:p w:rsidR="00A553D6" w:rsidRDefault="00F5493C" w14:paraId="1D89814A" w14:textId="77777777">
            <w:pPr>
              <w:keepLines w:val="1"/>
              <w:spacing w:after="0" w:line="240" w:lineRule="auto"/>
            </w:pPr>
            <w:r w:rsidRPr="229D7926" w:rsidR="00F5493C">
              <w:rPr>
                <w:lang w:val="es-ES"/>
              </w:rPr>
              <w:t>breaking</w:t>
            </w:r>
          </w:p>
        </w:tc>
        <w:tc>
          <w:tcPr>
            <w:tcW w:w="1531" w:type="dxa"/>
            <w:tcMar/>
            <w:vAlign w:val="center"/>
          </w:tcPr>
          <w:p w:rsidR="00A553D6" w:rsidP="229D7926" w:rsidRDefault="00F5493C" w14:paraId="3F31AA5B" w14:textId="77777777">
            <w:pPr>
              <w:keepLines w:val="1"/>
              <w:spacing w:after="0" w:line="240" w:lineRule="auto"/>
              <w:jc w:val="center"/>
            </w:pPr>
            <w:r w:rsidR="00F5493C">
              <w:rPr/>
              <w:t>3,833543</w:t>
            </w:r>
          </w:p>
        </w:tc>
        <w:tc>
          <w:tcPr>
            <w:tcW w:w="3742" w:type="dxa"/>
            <w:tcMar/>
            <w:vAlign w:val="center"/>
          </w:tcPr>
          <w:p w:rsidR="00A553D6" w:rsidRDefault="00F5493C" w14:paraId="6F6140EB" w14:textId="77777777">
            <w:pPr>
              <w:keepLines/>
              <w:spacing w:after="0" w:line="240" w:lineRule="auto"/>
            </w:pPr>
            <w:r>
              <w:t>Expresión de énfasis del corpus.</w:t>
            </w:r>
          </w:p>
        </w:tc>
      </w:tr>
      <w:tr w:rsidR="00A553D6" w:rsidTr="229D7926" w14:paraId="25F8F645" w14:textId="77777777">
        <w:trPr>
          <w:cantSplit/>
          <w:jc w:val="center"/>
        </w:trPr>
        <w:tc>
          <w:tcPr>
            <w:tcW w:w="1984" w:type="dxa"/>
            <w:tcMar/>
            <w:vAlign w:val="center"/>
          </w:tcPr>
          <w:p w:rsidR="009C649E" w:rsidRDefault="00AB0F71" w14:paraId="21A5E896" w14:textId="77777777">
            <w:pPr>
              <w:keepLines w:val="1"/>
              <w:spacing w:after="0" w:line="240" w:lineRule="auto"/>
            </w:pPr>
            <w:r w:rsidRPr="229D7926" w:rsidR="00AB0F71">
              <w:rPr>
                <w:lang w:val="es-ES"/>
              </w:rPr>
              <w:t>Clase 1 (hist.)</w:t>
            </w:r>
          </w:p>
        </w:tc>
        <w:tc>
          <w:tcPr>
            <w:tcW w:w="1701" w:type="dxa"/>
            <w:tcMar/>
            <w:vAlign w:val="center"/>
          </w:tcPr>
          <w:p w:rsidR="00A553D6" w:rsidRDefault="00F5493C" w14:paraId="74D87B70" w14:textId="77777777">
            <w:pPr>
              <w:keepLines w:val="1"/>
              <w:spacing w:after="0" w:line="240" w:lineRule="auto"/>
            </w:pPr>
            <w:r w:rsidRPr="229D7926" w:rsidR="00F5493C">
              <w:rPr>
                <w:lang w:val="es-ES"/>
              </w:rPr>
              <w:t>president trump</w:t>
            </w:r>
          </w:p>
        </w:tc>
        <w:tc>
          <w:tcPr>
            <w:tcW w:w="1531" w:type="dxa"/>
            <w:tcMar/>
            <w:vAlign w:val="center"/>
          </w:tcPr>
          <w:p w:rsidR="00A553D6" w:rsidP="229D7926" w:rsidRDefault="00F5493C" w14:paraId="30045ED4" w14:textId="77777777">
            <w:pPr>
              <w:keepLines w:val="1"/>
              <w:spacing w:after="0" w:line="240" w:lineRule="auto"/>
              <w:jc w:val="center"/>
            </w:pPr>
            <w:r w:rsidR="00F5493C">
              <w:rPr/>
              <w:t>3,504171</w:t>
            </w:r>
          </w:p>
        </w:tc>
        <w:tc>
          <w:tcPr>
            <w:tcW w:w="3742" w:type="dxa"/>
            <w:tcMar/>
            <w:vAlign w:val="center"/>
          </w:tcPr>
          <w:p w:rsidR="00A553D6" w:rsidRDefault="00F5493C" w14:paraId="32B6B2DF" w14:textId="77777777">
            <w:pPr>
              <w:keepLines/>
              <w:spacing w:after="0" w:line="240" w:lineRule="auto"/>
            </w:pPr>
            <w:r>
              <w:t>Asociación dependiente de la composición del corpus.</w:t>
            </w:r>
          </w:p>
        </w:tc>
      </w:tr>
      <w:tr w:rsidR="00A553D6" w:rsidTr="229D7926" w14:paraId="05F10CB7" w14:textId="77777777">
        <w:trPr>
          <w:cantSplit/>
          <w:jc w:val="center"/>
        </w:trPr>
        <w:tc>
          <w:tcPr>
            <w:tcW w:w="1984" w:type="dxa"/>
            <w:tcMar/>
            <w:vAlign w:val="center"/>
          </w:tcPr>
          <w:p w:rsidR="009C649E" w:rsidRDefault="00AB0F71" w14:paraId="5B0C8610" w14:textId="77777777">
            <w:pPr>
              <w:keepNext w:val="1"/>
              <w:keepLines w:val="1"/>
              <w:spacing w:after="0" w:line="240" w:lineRule="auto"/>
            </w:pPr>
            <w:r w:rsidRPr="229D7926" w:rsidR="00AB0F71">
              <w:rPr>
                <w:lang w:val="es-ES"/>
              </w:rPr>
              <w:t>Clase 1 (hist.)</w:t>
            </w:r>
          </w:p>
        </w:tc>
        <w:tc>
          <w:tcPr>
            <w:tcW w:w="1701" w:type="dxa"/>
            <w:tcMar/>
            <w:vAlign w:val="center"/>
          </w:tcPr>
          <w:p w:rsidR="00A553D6" w:rsidRDefault="00F5493C" w14:paraId="0A7FFB38" w14:textId="77777777">
            <w:pPr>
              <w:keepNext w:val="1"/>
              <w:keepLines w:val="1"/>
              <w:spacing w:after="0" w:line="240" w:lineRule="auto"/>
            </w:pPr>
            <w:r w:rsidRPr="229D7926" w:rsidR="00F5493C">
              <w:rPr>
                <w:lang w:val="es-ES"/>
              </w:rPr>
              <w:t>featured image</w:t>
            </w:r>
          </w:p>
        </w:tc>
        <w:tc>
          <w:tcPr>
            <w:tcW w:w="1531" w:type="dxa"/>
            <w:tcMar/>
            <w:vAlign w:val="center"/>
          </w:tcPr>
          <w:p w:rsidR="00A553D6" w:rsidP="229D7926" w:rsidRDefault="00F5493C" w14:paraId="6AD539EE" w14:textId="77777777">
            <w:pPr>
              <w:keepNext w:val="1"/>
              <w:keepLines w:val="1"/>
              <w:spacing w:after="0" w:line="240" w:lineRule="auto"/>
              <w:jc w:val="center"/>
            </w:pPr>
            <w:r w:rsidR="00F5493C">
              <w:rPr/>
              <w:t>3,098978</w:t>
            </w:r>
          </w:p>
        </w:tc>
        <w:tc>
          <w:tcPr>
            <w:tcW w:w="3742" w:type="dxa"/>
            <w:tcMar/>
            <w:vAlign w:val="center"/>
          </w:tcPr>
          <w:p w:rsidR="00A553D6" w:rsidRDefault="00F5493C" w14:paraId="111C4E35" w14:textId="77777777">
            <w:pPr>
              <w:keepNext/>
              <w:keepLines/>
              <w:spacing w:after="0" w:line="240" w:lineRule="auto"/>
            </w:pPr>
            <w:r>
              <w:t>Marca de plantilla o formato editorial.</w:t>
            </w:r>
          </w:p>
        </w:tc>
      </w:tr>
    </w:tbl>
    <w:p w:rsidR="00A553D6" w:rsidP="229D7926" w:rsidRDefault="00F5493C" w14:paraId="0B818A92" w14:textId="77777777">
      <w:pPr>
        <w:keepLines w:val="1"/>
        <w:spacing w:after="120" w:line="360" w:lineRule="auto"/>
        <w:jc w:val="both"/>
      </w:pPr>
      <w:r w:rsidRPr="229D7926" w:rsidR="00F5493C">
        <w:rPr>
          <w:i w:val="1"/>
          <w:iCs w:val="1"/>
          <w:lang w:val="es-ES"/>
        </w:rPr>
        <w:t>Nota.</w:t>
      </w:r>
      <w:r w:rsidRPr="229D7926" w:rsidR="00F5493C">
        <w:rPr>
          <w:lang w:val="es-ES"/>
        </w:rPr>
        <w:t xml:space="preserve"> Clase 0 (</w:t>
      </w:r>
      <w:r w:rsidRPr="229D7926" w:rsidR="00F5493C">
        <w:rPr>
          <w:lang w:val="es-ES"/>
        </w:rPr>
        <w:t>hist.</w:t>
      </w:r>
      <w:r w:rsidRPr="229D7926" w:rsidR="00F5493C">
        <w:rPr>
          <w:lang w:val="es-ES"/>
        </w:rPr>
        <w:t xml:space="preserve">) equivale a </w:t>
      </w:r>
      <w:r w:rsidRPr="229D7926" w:rsidR="00F5493C">
        <w:rPr>
          <w:lang w:val="es-ES"/>
        </w:rPr>
        <w:t>verificado_o_neutro</w:t>
      </w:r>
      <w:r w:rsidRPr="229D7926" w:rsidR="00F5493C">
        <w:rPr>
          <w:lang w:val="es-ES"/>
        </w:rPr>
        <w:t xml:space="preserve"> y clase 1 a </w:t>
      </w:r>
      <w:r w:rsidRPr="229D7926" w:rsidR="00F5493C">
        <w:rPr>
          <w:lang w:val="es-ES"/>
        </w:rPr>
        <w:t>fake_news</w:t>
      </w:r>
      <w:r w:rsidRPr="229D7926" w:rsidR="00F5493C">
        <w:rPr>
          <w:lang w:val="es-ES"/>
        </w:rPr>
        <w:t xml:space="preserve">. Pesos del </w:t>
      </w:r>
      <w:r w:rsidRPr="229D7926" w:rsidR="00F5493C">
        <w:rPr>
          <w:lang w:val="es-ES"/>
        </w:rPr>
        <w:t>baseline</w:t>
      </w:r>
      <w:r w:rsidRPr="229D7926" w:rsidR="00F5493C">
        <w:rPr>
          <w:lang w:val="es-ES"/>
        </w:rPr>
        <w:t xml:space="preserve"> histórico, no coeficientes agregados del protocolo actual.</w:t>
      </w:r>
    </w:p>
    <w:sectPr w:rsidR="00A553D6" w:rsidSect="005E09EB">
      <w:headerReference w:type="default" r:id="rId22"/>
      <w:footerReference w:type="default" r:id="rId23"/>
      <w:type w:val="continuous"/>
      <w:pgSz w:w="11906" w:h="16838" w:orient="portrait"/>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05E98" w:rsidP="005E09EB" w:rsidRDefault="00F05E98" w14:paraId="62C5452A" w14:textId="77777777">
      <w:pPr>
        <w:spacing w:after="0" w:line="240" w:lineRule="auto"/>
      </w:pPr>
      <w:r>
        <w:separator/>
      </w:r>
    </w:p>
  </w:endnote>
  <w:endnote w:type="continuationSeparator" w:id="0">
    <w:p w:rsidR="00F05E98" w:rsidP="005E09EB" w:rsidRDefault="00F05E98" w14:paraId="762E998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9E0EE870-AFC4-D94B-8618-54A6DD52F9C7}" r:id="rId1"/>
    <w:embedBold w:fontKey="{DDC08FB8-2DB3-AF47-AADA-82FAFD704C01}" r:id="rId2"/>
    <w:embedItalic w:fontKey="{A9365EA0-442B-0B44-A6F2-E6E89CE0A13F}" r:id="rId3"/>
    <w:embedBoldItalic w:fontKey="{3E277F50-8D42-4845-9D4E-35DB035791FE}" r:id="rId4"/>
  </w:font>
  <w:font w:name="Calibri">
    <w:panose1 w:val="020F0502020204030204"/>
    <w:charset w:val="00"/>
    <w:family w:val="swiss"/>
    <w:pitch w:val="variable"/>
    <w:sig w:usb0="E4002EFF" w:usb1="C200247B" w:usb2="00000009" w:usb3="00000000" w:csb0="000001FF" w:csb1="00000000"/>
    <w:embedRegular w:fontKey="{AB00E174-EF50-154D-A7B4-E2C6EDFE3F08}" r:id="rId5"/>
    <w:embedItalic w:fontKey="{7079BFDC-92F6-114B-AF3E-6CF3BA92B1C1}" r:id="rId6"/>
    <w:embedBoldItalic w:fontKey="{681A17B9-CE02-334B-8FF5-2C997CCE3AE0}" r:id="rId7"/>
  </w:font>
  <w:font w:name="Cambria">
    <w:panose1 w:val="02040503050406030204"/>
    <w:charset w:val="00"/>
    <w:family w:val="roman"/>
    <w:pitch w:val="variable"/>
    <w:sig w:usb0="E00006FF" w:usb1="420024FF" w:usb2="02000000" w:usb3="00000000" w:csb0="0000019F" w:csb1="00000000"/>
    <w:embedRegular w:fontKey="{02DB9C51-CC43-5D42-BD6F-B11B8FF0BC5F}" r:id="rId8"/>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w:fontKey="{5434CF98-CB3E-FB47-B999-B76172F12735}" r:id="rId9"/>
  </w:font>
  <w:font w:name="Consolas">
    <w:panose1 w:val="020B0609020204030204"/>
    <w:charset w:val="00"/>
    <w:family w:val="modern"/>
    <w:pitch w:val="fixed"/>
    <w:sig w:usb0="E10006FF" w:usb1="4000FCFF" w:usb2="00000009" w:usb3="00000000" w:csb0="0000019F" w:csb1="00000000"/>
    <w:embedRegular w:fontKey="{B1CA2A23-C766-5042-8C80-ACCBCC4476FB}" r:id="rId10"/>
    <w:embedBold w:fontKey="{1960EE8F-9460-E54F-A730-851FFD6A3D95}" r:id="rId11"/>
    <w:embedItalic w:fontKey="{C2325BED-3959-0B49-B7F9-FBBEFC8ADB4A}" r:id="rId12"/>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82289" w:rsidRDefault="00F82289" w14:paraId="438D3C77"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rsidTr="7BAEC123" w14:paraId="5506EAB7" w14:textId="77777777">
      <w:trPr>
        <w:trHeight w:val="300"/>
      </w:trPr>
      <w:tc>
        <w:tcPr>
          <w:tcW w:w="3020" w:type="dxa"/>
        </w:tcPr>
        <w:p w:rsidR="7BAEC123" w:rsidP="7BAEC123" w:rsidRDefault="7BAEC123" w14:paraId="189299DE" w14:textId="77777777">
          <w:pPr>
            <w:pStyle w:val="Encabezado"/>
            <w:ind w:left="-115"/>
          </w:pPr>
        </w:p>
      </w:tc>
      <w:tc>
        <w:tcPr>
          <w:tcW w:w="3020" w:type="dxa"/>
        </w:tcPr>
        <w:p w:rsidR="7BAEC123" w:rsidP="7BAEC123" w:rsidRDefault="7BAEC123" w14:paraId="4B258A94" w14:textId="77777777">
          <w:pPr>
            <w:pStyle w:val="Encabezado"/>
            <w:jc w:val="center"/>
          </w:pPr>
        </w:p>
      </w:tc>
      <w:tc>
        <w:tcPr>
          <w:tcW w:w="3020" w:type="dxa"/>
        </w:tcPr>
        <w:p w:rsidR="7BAEC123" w:rsidP="7BAEC123" w:rsidRDefault="7BAEC123" w14:paraId="7A421AB1" w14:textId="77777777">
          <w:pPr>
            <w:pStyle w:val="Encabezado"/>
            <w:ind w:right="-115"/>
            <w:jc w:val="right"/>
          </w:pPr>
        </w:p>
      </w:tc>
    </w:tr>
  </w:tbl>
  <w:p w:rsidR="7BAEC123" w:rsidP="7BAEC123" w:rsidRDefault="7BAEC123" w14:paraId="05675669"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82289" w:rsidRDefault="00F82289" w14:paraId="591D8103" w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82858488"/>
      <w:docPartObj>
        <w:docPartGallery w:val="Page Numbers (Bottom of Page)"/>
        <w:docPartUnique/>
      </w:docPartObj>
    </w:sdtPr>
    <w:sdtContent>
      <w:p w:rsidR="002B5AC7" w:rsidRDefault="002B5AC7" w14:paraId="75D7DCC8" w14:textId="77777777">
        <w:pPr>
          <w:pStyle w:val="Piedepgina"/>
          <w:jc w:val="right"/>
        </w:pPr>
        <w:r>
          <w:fldChar w:fldCharType="begin"/>
        </w:r>
        <w:r>
          <w:instrText>PAGE   \* MERGEFORMAT</w:instrText>
        </w:r>
        <w:r>
          <w:fldChar w:fldCharType="separate"/>
        </w:r>
        <w:r>
          <w:rPr>
            <w:lang w:val="es-ES"/>
          </w:rPr>
          <w:t>2</w:t>
        </w:r>
        <w:r>
          <w:fldChar w:fldCharType="end"/>
        </w:r>
      </w:p>
    </w:sdtContent>
  </w:sdt>
  <w:p w:rsidR="7BAEC123" w:rsidP="7BAEC123" w:rsidRDefault="7BAEC123" w14:paraId="753DDA2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05E98" w:rsidP="005E09EB" w:rsidRDefault="00F05E98" w14:paraId="3B30969F" w14:textId="77777777">
      <w:pPr>
        <w:spacing w:after="0" w:line="240" w:lineRule="auto"/>
      </w:pPr>
      <w:r>
        <w:separator/>
      </w:r>
    </w:p>
  </w:footnote>
  <w:footnote w:type="continuationSeparator" w:id="0">
    <w:p w:rsidR="00F05E98" w:rsidP="005E09EB" w:rsidRDefault="00F05E98" w14:paraId="293C995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82289" w:rsidRDefault="00F82289" w14:paraId="15FD7D8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rsidTr="7BAEC123" w14:paraId="1FD83893" w14:textId="77777777">
      <w:trPr>
        <w:trHeight w:val="300"/>
      </w:trPr>
      <w:tc>
        <w:tcPr>
          <w:tcW w:w="3020" w:type="dxa"/>
        </w:tcPr>
        <w:p w:rsidR="7BAEC123" w:rsidP="7BAEC123" w:rsidRDefault="7BAEC123" w14:paraId="043FEC10" w14:textId="77777777">
          <w:pPr>
            <w:pStyle w:val="Encabezado"/>
            <w:ind w:left="-115"/>
          </w:pPr>
        </w:p>
      </w:tc>
      <w:tc>
        <w:tcPr>
          <w:tcW w:w="3020" w:type="dxa"/>
        </w:tcPr>
        <w:p w:rsidR="7BAEC123" w:rsidP="7BAEC123" w:rsidRDefault="7BAEC123" w14:paraId="234FDBBC" w14:textId="77777777">
          <w:pPr>
            <w:pStyle w:val="Encabezado"/>
            <w:jc w:val="center"/>
          </w:pPr>
        </w:p>
      </w:tc>
      <w:tc>
        <w:tcPr>
          <w:tcW w:w="3020" w:type="dxa"/>
        </w:tcPr>
        <w:p w:rsidR="7BAEC123" w:rsidP="7BAEC123" w:rsidRDefault="7BAEC123" w14:paraId="49AD7E6F" w14:textId="77777777">
          <w:pPr>
            <w:pStyle w:val="Encabezado"/>
            <w:ind w:right="-115"/>
            <w:jc w:val="right"/>
          </w:pPr>
        </w:p>
      </w:tc>
    </w:tr>
  </w:tbl>
  <w:p w:rsidR="7BAEC123" w:rsidP="7BAEC123" w:rsidRDefault="7BAEC123" w14:paraId="44FF277C"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82289" w:rsidRDefault="00F82289" w14:paraId="5F34A2B3"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rsidTr="7BAEC123" w14:paraId="5A7248F8" w14:textId="77777777">
      <w:trPr>
        <w:trHeight w:val="300"/>
      </w:trPr>
      <w:tc>
        <w:tcPr>
          <w:tcW w:w="3020" w:type="dxa"/>
        </w:tcPr>
        <w:p w:rsidR="7BAEC123" w:rsidRDefault="7BAEC123" w14:paraId="6B82E0C1" w14:textId="77777777">
          <w:r w:rsidRPr="7BAEC123">
            <w:rPr>
              <w:color w:val="5A5A5A"/>
              <w:sz w:val="19"/>
              <w:szCs w:val="19"/>
            </w:rPr>
            <w:t>Álvaro Osuna Flores</w:t>
          </w:r>
          <w:r w:rsidRPr="7BAEC123">
            <w:rPr>
              <w:color w:val="000000" w:themeColor="text1"/>
            </w:rPr>
            <w:t xml:space="preserve"> </w:t>
          </w:r>
          <w:r w:rsidRPr="7BAEC123">
            <w:t xml:space="preserve"> </w:t>
          </w:r>
        </w:p>
      </w:tc>
      <w:tc>
        <w:tcPr>
          <w:tcW w:w="3020" w:type="dxa"/>
        </w:tcPr>
        <w:p w:rsidR="7BAEC123" w:rsidP="7BAEC123" w:rsidRDefault="7BAEC123" w14:paraId="16F533E4" w14:textId="77777777">
          <w:pPr>
            <w:pStyle w:val="Encabezado"/>
            <w:jc w:val="center"/>
          </w:pPr>
        </w:p>
      </w:tc>
      <w:tc>
        <w:tcPr>
          <w:tcW w:w="3020" w:type="dxa"/>
        </w:tcPr>
        <w:p w:rsidR="7BAEC123" w:rsidP="7BAEC123" w:rsidRDefault="7BAEC123" w14:paraId="57D47B55" w14:textId="77777777">
          <w:pPr>
            <w:jc w:val="right"/>
            <w:rPr>
              <w:lang w:val="es-ES"/>
            </w:rPr>
          </w:pPr>
          <w:r w:rsidRPr="7BAEC123">
            <w:rPr>
              <w:color w:val="5A5A5A"/>
              <w:sz w:val="19"/>
              <w:szCs w:val="19"/>
              <w:lang w:val="es-ES"/>
            </w:rPr>
            <w:t>Grado en Ingeniería Informática</w:t>
          </w:r>
        </w:p>
        <w:p w:rsidR="7BAEC123" w:rsidP="7BAEC123" w:rsidRDefault="7BAEC123" w14:paraId="0D8C4CFD" w14:textId="77777777">
          <w:pPr>
            <w:pStyle w:val="Encabezado"/>
            <w:ind w:right="-115"/>
            <w:jc w:val="right"/>
          </w:pPr>
        </w:p>
      </w:tc>
    </w:tr>
  </w:tbl>
  <w:p w:rsidR="7BAEC123" w:rsidP="7BAEC123" w:rsidRDefault="7BAEC123" w14:paraId="6D6641BC"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dvdH3pEuhoLimi" int2:id="vj6uYxOW">
      <int2:state int2:value="Rejected" int2:type="spell"/>
    </int2:textHash>
    <int2:textHash int2:hashCode="z8AswFrD1KwUSh" int2:id="e6IztaHt">
      <int2:state int2:value="Rejected" int2:type="spell"/>
    </int2:textHash>
    <int2:textHash int2:hashCode="gOa5u9VBF5wjar" int2:id="bjhPYTaI">
      <int2:state int2:value="Rejected" int2:type="spell"/>
    </int2:textHash>
    <int2:textHash int2:hashCode="ZkEvzQUvDH+5DN" int2:id="NLwVcRop">
      <int2:state int2:value="Rejected" int2:type="spell"/>
    </int2:textHash>
    <int2:textHash int2:hashCode="sLwfUpQujncXKn" int2:id="YHpv3iCK">
      <int2:state int2:value="Rejected" int2:type="spell"/>
    </int2:textHash>
    <int2:textHash int2:hashCode="RaZ7yGema7tyEl" int2:id="iG8vw28w">
      <int2:state int2:value="Rejected" int2:type="spell"/>
    </int2:textHash>
    <int2:textHash int2:hashCode="7tx3tsl/ez4VLT" int2:id="Gir11ymA">
      <int2:state int2:value="Rejected" int2:type="spell"/>
    </int2:textHash>
    <int2:textHash int2:hashCode="X9Oxq/sOZXxaKG" int2:id="7h7v9SKS">
      <int2:state int2:value="Rejected" int2:type="spell"/>
    </int2:textHash>
    <int2:textHash int2:hashCode="LPoMxyPaBGZQqY" int2:id="Buhaqq1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C14BA3"/>
    <w:multiLevelType w:val="multilevel"/>
    <w:tmpl w:val="E56E5BC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6337298">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9"/>
  <w:embedTrueTypeFonts/>
  <w:trackRevisions w:val="tru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DC"/>
    <w:rsid w:val="00017C1E"/>
    <w:rsid w:val="00053EC9"/>
    <w:rsid w:val="00065782"/>
    <w:rsid w:val="00077AC7"/>
    <w:rsid w:val="0008515A"/>
    <w:rsid w:val="00095EED"/>
    <w:rsid w:val="000A00EF"/>
    <w:rsid w:val="000B1746"/>
    <w:rsid w:val="000E3B90"/>
    <w:rsid w:val="001019BE"/>
    <w:rsid w:val="001020D6"/>
    <w:rsid w:val="00107251"/>
    <w:rsid w:val="00114912"/>
    <w:rsid w:val="00144925"/>
    <w:rsid w:val="00185CA7"/>
    <w:rsid w:val="001F1CB4"/>
    <w:rsid w:val="00202DCF"/>
    <w:rsid w:val="00211AFA"/>
    <w:rsid w:val="00234FCD"/>
    <w:rsid w:val="00253CC9"/>
    <w:rsid w:val="00265FF9"/>
    <w:rsid w:val="00267088"/>
    <w:rsid w:val="002B1D69"/>
    <w:rsid w:val="002B4713"/>
    <w:rsid w:val="002B5AC7"/>
    <w:rsid w:val="002D1292"/>
    <w:rsid w:val="002D7A67"/>
    <w:rsid w:val="002E3F73"/>
    <w:rsid w:val="003567BE"/>
    <w:rsid w:val="00390585"/>
    <w:rsid w:val="00395292"/>
    <w:rsid w:val="003F7554"/>
    <w:rsid w:val="004052AD"/>
    <w:rsid w:val="0040666F"/>
    <w:rsid w:val="00460D84"/>
    <w:rsid w:val="00464E78"/>
    <w:rsid w:val="004D03D7"/>
    <w:rsid w:val="004F512E"/>
    <w:rsid w:val="0051268D"/>
    <w:rsid w:val="00513619"/>
    <w:rsid w:val="00587FF9"/>
    <w:rsid w:val="005D1617"/>
    <w:rsid w:val="005D720A"/>
    <w:rsid w:val="005E09EB"/>
    <w:rsid w:val="006015B5"/>
    <w:rsid w:val="006112A6"/>
    <w:rsid w:val="006235D8"/>
    <w:rsid w:val="00681B63"/>
    <w:rsid w:val="006951A8"/>
    <w:rsid w:val="006B78F0"/>
    <w:rsid w:val="006C2540"/>
    <w:rsid w:val="006D6029"/>
    <w:rsid w:val="00740A2F"/>
    <w:rsid w:val="0075003E"/>
    <w:rsid w:val="00783949"/>
    <w:rsid w:val="00786026"/>
    <w:rsid w:val="007C73DE"/>
    <w:rsid w:val="007E1119"/>
    <w:rsid w:val="007E5B23"/>
    <w:rsid w:val="008066C9"/>
    <w:rsid w:val="00832AE8"/>
    <w:rsid w:val="00852470"/>
    <w:rsid w:val="008607A2"/>
    <w:rsid w:val="008617EA"/>
    <w:rsid w:val="00866CE4"/>
    <w:rsid w:val="008A2CE7"/>
    <w:rsid w:val="008A32DC"/>
    <w:rsid w:val="00904A14"/>
    <w:rsid w:val="009200AF"/>
    <w:rsid w:val="00927118"/>
    <w:rsid w:val="00963C42"/>
    <w:rsid w:val="0097531A"/>
    <w:rsid w:val="009A7551"/>
    <w:rsid w:val="009C649E"/>
    <w:rsid w:val="009C69DC"/>
    <w:rsid w:val="009D1099"/>
    <w:rsid w:val="009E193D"/>
    <w:rsid w:val="009E52A8"/>
    <w:rsid w:val="00A07088"/>
    <w:rsid w:val="00A13ECB"/>
    <w:rsid w:val="00A43D5D"/>
    <w:rsid w:val="00A553D6"/>
    <w:rsid w:val="00A56C02"/>
    <w:rsid w:val="00A61ED6"/>
    <w:rsid w:val="00A747DC"/>
    <w:rsid w:val="00AB0F71"/>
    <w:rsid w:val="00AB48F8"/>
    <w:rsid w:val="00AC05A7"/>
    <w:rsid w:val="00AE55FE"/>
    <w:rsid w:val="00B01995"/>
    <w:rsid w:val="00B05455"/>
    <w:rsid w:val="00B0559C"/>
    <w:rsid w:val="00B17ADC"/>
    <w:rsid w:val="00B237BE"/>
    <w:rsid w:val="00B47401"/>
    <w:rsid w:val="00B512D6"/>
    <w:rsid w:val="00B57551"/>
    <w:rsid w:val="00B63A9B"/>
    <w:rsid w:val="00C54D21"/>
    <w:rsid w:val="00C65590"/>
    <w:rsid w:val="00C87551"/>
    <w:rsid w:val="00D27535"/>
    <w:rsid w:val="00D621D8"/>
    <w:rsid w:val="00D726D4"/>
    <w:rsid w:val="00DB7081"/>
    <w:rsid w:val="00DE32B4"/>
    <w:rsid w:val="00E10D9C"/>
    <w:rsid w:val="00E208E9"/>
    <w:rsid w:val="00E42AE9"/>
    <w:rsid w:val="00E465D4"/>
    <w:rsid w:val="00E542D5"/>
    <w:rsid w:val="00E6691A"/>
    <w:rsid w:val="00E90469"/>
    <w:rsid w:val="00EB5757"/>
    <w:rsid w:val="00EF024C"/>
    <w:rsid w:val="00EF3B96"/>
    <w:rsid w:val="00F044A5"/>
    <w:rsid w:val="00F05E98"/>
    <w:rsid w:val="00F20856"/>
    <w:rsid w:val="00F41368"/>
    <w:rsid w:val="00F5493C"/>
    <w:rsid w:val="00F7738A"/>
    <w:rsid w:val="00F82289"/>
    <w:rsid w:val="00FA2DF3"/>
    <w:rsid w:val="00FA3409"/>
    <w:rsid w:val="00FA6047"/>
    <w:rsid w:val="00FC0112"/>
    <w:rsid w:val="00FE2550"/>
    <w:rsid w:val="01BE5D0E"/>
    <w:rsid w:val="023C8485"/>
    <w:rsid w:val="02D242B5"/>
    <w:rsid w:val="06050E3E"/>
    <w:rsid w:val="06377F5F"/>
    <w:rsid w:val="071254DB"/>
    <w:rsid w:val="0959707D"/>
    <w:rsid w:val="10D5B819"/>
    <w:rsid w:val="139C9346"/>
    <w:rsid w:val="13EB8D66"/>
    <w:rsid w:val="177686E0"/>
    <w:rsid w:val="18B0FDBA"/>
    <w:rsid w:val="1B6E8547"/>
    <w:rsid w:val="1C02D810"/>
    <w:rsid w:val="1C340318"/>
    <w:rsid w:val="1DFD6AFD"/>
    <w:rsid w:val="1F93F083"/>
    <w:rsid w:val="204F6FE4"/>
    <w:rsid w:val="2118D489"/>
    <w:rsid w:val="229D7926"/>
    <w:rsid w:val="23D18C50"/>
    <w:rsid w:val="24955D01"/>
    <w:rsid w:val="260FD31F"/>
    <w:rsid w:val="2701CE6D"/>
    <w:rsid w:val="2761A289"/>
    <w:rsid w:val="276FCB26"/>
    <w:rsid w:val="27DF1D2E"/>
    <w:rsid w:val="289D6A96"/>
    <w:rsid w:val="29D502E8"/>
    <w:rsid w:val="2AA6E662"/>
    <w:rsid w:val="2BEC6669"/>
    <w:rsid w:val="2D076D8A"/>
    <w:rsid w:val="2FC5EE43"/>
    <w:rsid w:val="31F3CB85"/>
    <w:rsid w:val="35BEFA31"/>
    <w:rsid w:val="35E35EFB"/>
    <w:rsid w:val="3A8D7F24"/>
    <w:rsid w:val="3AAC7715"/>
    <w:rsid w:val="3BC36C5B"/>
    <w:rsid w:val="3D287896"/>
    <w:rsid w:val="3DBD6B24"/>
    <w:rsid w:val="3F7CD206"/>
    <w:rsid w:val="400C0C92"/>
    <w:rsid w:val="4162C806"/>
    <w:rsid w:val="4307A7E4"/>
    <w:rsid w:val="46265390"/>
    <w:rsid w:val="4688905E"/>
    <w:rsid w:val="49D67AA7"/>
    <w:rsid w:val="4C71A946"/>
    <w:rsid w:val="4E5741F5"/>
    <w:rsid w:val="4E98A6FD"/>
    <w:rsid w:val="4FA2C3F2"/>
    <w:rsid w:val="50851288"/>
    <w:rsid w:val="51680A7E"/>
    <w:rsid w:val="5406FBF7"/>
    <w:rsid w:val="5556E0B2"/>
    <w:rsid w:val="56F4E173"/>
    <w:rsid w:val="5A7E7510"/>
    <w:rsid w:val="5AA0EE39"/>
    <w:rsid w:val="5AB05F13"/>
    <w:rsid w:val="5FB089B1"/>
    <w:rsid w:val="61C7B8DC"/>
    <w:rsid w:val="6848A6BF"/>
    <w:rsid w:val="6CBC6187"/>
    <w:rsid w:val="6CEB54E4"/>
    <w:rsid w:val="6DA13134"/>
    <w:rsid w:val="7121CE3F"/>
    <w:rsid w:val="7201698A"/>
    <w:rsid w:val="76B9544C"/>
    <w:rsid w:val="794EB27C"/>
    <w:rsid w:val="7983ED98"/>
    <w:rsid w:val="79AAECE4"/>
    <w:rsid w:val="7ABE90F8"/>
    <w:rsid w:val="7BAEC123"/>
    <w:rsid w:val="7E253A2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6A302"/>
  <w15:docId w15:val="{34EBCF90-0484-8E48-95F5-D97A611DC7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sz w:val="24"/>
        <w:szCs w:val="24"/>
        <w:lang w:val="es"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0"/>
      <w:outlineLvl w:val="0"/>
    </w:pPr>
    <w:rPr>
      <w:b/>
      <w:bCs/>
      <w:color w:val="000000"/>
      <w:sz w:val="28"/>
      <w:szCs w:val="28"/>
    </w:rPr>
  </w:style>
  <w:style w:type="paragraph" w:styleId="Ttulo2">
    <w:name w:val="heading 2"/>
    <w:basedOn w:val="Normal"/>
    <w:next w:val="Normal"/>
    <w:uiPriority w:val="9"/>
    <w:unhideWhenUsed/>
    <w:qFormat/>
    <w:pPr>
      <w:keepNext/>
      <w:keepLines/>
      <w:spacing w:before="200" w:after="0"/>
      <w:outlineLvl w:val="1"/>
    </w:pPr>
    <w:rPr>
      <w:b/>
      <w:bCs/>
      <w:color w:val="000000"/>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000000"/>
    </w:rPr>
  </w:style>
  <w:style w:type="paragraph" w:styleId="Ttulo4">
    <w:name w:val="heading 4"/>
    <w:basedOn w:val="Normal"/>
    <w:next w:val="Normal"/>
    <w:uiPriority w:val="9"/>
    <w:semiHidden/>
    <w:unhideWhenUsed/>
    <w:qFormat/>
    <w:pPr>
      <w:keepNext/>
      <w:keepLines/>
      <w:spacing w:before="200" w:after="0"/>
      <w:outlineLvl w:val="3"/>
    </w:pPr>
    <w:rPr>
      <w:rFonts w:ascii="Calibri" w:hAnsi="Calibri" w:eastAsia="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hAnsi="Calibri" w:eastAsia="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hAnsi="Calibri" w:eastAsia="Calibri" w:cs="Calibri"/>
      <w:i/>
      <w:iCs/>
      <w:color w:val="243F6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color="4F81BD" w:sz="8" w:space="4"/>
      </w:pBdr>
      <w:spacing w:after="300" w:line="240" w:lineRule="auto"/>
    </w:pPr>
    <w:rPr>
      <w:b/>
      <w:bCs/>
      <w:color w:val="000000"/>
      <w:sz w:val="32"/>
      <w:szCs w:val="32"/>
    </w:rPr>
  </w:style>
  <w:style w:type="paragraph" w:styleId="Subttulo">
    <w:name w:val="Subtitle"/>
    <w:basedOn w:val="Normal"/>
    <w:next w:val="Normal"/>
    <w:uiPriority w:val="11"/>
    <w:qFormat/>
    <w:rPr>
      <w:rFonts w:ascii="Calibri" w:hAnsi="Calibri" w:eastAsia="Calibri" w:cs="Calibri"/>
      <w:i/>
      <w:iCs/>
      <w:color w:val="4F81BD"/>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CellMar>
        <w:top w:w="0" w:type="dxa"/>
        <w:left w:w="115" w:type="dxa"/>
        <w:bottom w:w="0" w:type="dxa"/>
        <w:right w:w="115" w:type="dxa"/>
      </w:tblCellMar>
    </w:tblPr>
  </w:style>
  <w:style w:type="table" w:styleId="a1" w:customStyle="1">
    <w:basedOn w:val="TableNormal"/>
    <w:tblPr>
      <w:tblStyleRowBandSize w:val="1"/>
      <w:tblStyleColBandSize w:val="1"/>
      <w:tblCellMar>
        <w:top w:w="0" w:type="dxa"/>
        <w:left w:w="115" w:type="dxa"/>
        <w:bottom w:w="0" w:type="dxa"/>
        <w:right w:w="115" w:type="dxa"/>
      </w:tblCellMar>
    </w:tblPr>
  </w:style>
  <w:style w:type="table" w:styleId="a2" w:customStyle="1">
    <w:basedOn w:val="TableNormal"/>
    <w:tblPr>
      <w:tblStyleRowBandSize w:val="1"/>
      <w:tblStyleColBandSize w:val="1"/>
      <w:tblCellMar>
        <w:top w:w="0" w:type="dxa"/>
        <w:left w:w="115" w:type="dxa"/>
        <w:bottom w:w="0" w:type="dxa"/>
        <w:right w:w="115" w:type="dxa"/>
      </w:tblCellMar>
    </w:tblPr>
  </w:style>
  <w:style w:type="table" w:styleId="a3" w:customStyle="1">
    <w:basedOn w:val="TableNormal"/>
    <w:tblPr>
      <w:tblStyleRowBandSize w:val="1"/>
      <w:tblStyleColBandSize w:val="1"/>
      <w:tblCellMar>
        <w:top w:w="0" w:type="dxa"/>
        <w:left w:w="115" w:type="dxa"/>
        <w:bottom w:w="0" w:type="dxa"/>
        <w:right w:w="115" w:type="dxa"/>
      </w:tblCellMar>
    </w:tblPr>
  </w:style>
  <w:style w:type="table" w:styleId="a4" w:customStyle="1">
    <w:basedOn w:val="TableNormal"/>
    <w:tblPr>
      <w:tblStyleRowBandSize w:val="1"/>
      <w:tblStyleColBandSize w:val="1"/>
      <w:tblCellMar>
        <w:top w:w="0" w:type="dxa"/>
        <w:left w:w="115" w:type="dxa"/>
        <w:bottom w:w="0" w:type="dxa"/>
        <w:right w:w="115" w:type="dxa"/>
      </w:tblCellMar>
    </w:tblPr>
  </w:style>
  <w:style w:type="table" w:styleId="a5" w:customStyle="1">
    <w:basedOn w:val="TableNormal"/>
    <w:tblPr>
      <w:tblStyleRowBandSize w:val="1"/>
      <w:tblStyleColBandSize w:val="1"/>
      <w:tblCellMar>
        <w:top w:w="0" w:type="dxa"/>
        <w:left w:w="115" w:type="dxa"/>
        <w:bottom w:w="0" w:type="dxa"/>
        <w:right w:w="115" w:type="dxa"/>
      </w:tblCellMar>
    </w:tblPr>
  </w:style>
  <w:style w:type="table" w:styleId="a6" w:customStyle="1">
    <w:basedOn w:val="TableNormal"/>
    <w:tblPr>
      <w:tblStyleRowBandSize w:val="1"/>
      <w:tblStyleColBandSize w:val="1"/>
      <w:tblCellMar>
        <w:top w:w="0" w:type="dxa"/>
        <w:left w:w="115" w:type="dxa"/>
        <w:bottom w:w="0" w:type="dxa"/>
        <w:right w:w="115" w:type="dxa"/>
      </w:tblCellMar>
    </w:tblPr>
  </w:style>
  <w:style w:type="table" w:styleId="a7" w:customStyle="1">
    <w:basedOn w:val="TableNormal"/>
    <w:tblPr>
      <w:tblStyleRowBandSize w:val="1"/>
      <w:tblStyleColBandSize w:val="1"/>
      <w:tblCellMar>
        <w:top w:w="0" w:type="dxa"/>
        <w:left w:w="115" w:type="dxa"/>
        <w:bottom w:w="0" w:type="dxa"/>
        <w:right w:w="115" w:type="dxa"/>
      </w:tblCellMar>
    </w:tblPr>
  </w:style>
  <w:style w:type="table" w:styleId="a8" w:customStyle="1">
    <w:basedOn w:val="TableNormal"/>
    <w:tblPr>
      <w:tblStyleRowBandSize w:val="1"/>
      <w:tblStyleColBandSize w:val="1"/>
      <w:tblCellMar>
        <w:top w:w="0" w:type="dxa"/>
        <w:left w:w="115" w:type="dxa"/>
        <w:bottom w:w="0" w:type="dxa"/>
        <w:right w:w="115" w:type="dxa"/>
      </w:tblCellMar>
    </w:tblPr>
  </w:style>
  <w:style w:type="table" w:styleId="a9" w:customStyle="1">
    <w:basedOn w:val="TableNormal"/>
    <w:tblPr>
      <w:tblStyleRowBandSize w:val="1"/>
      <w:tblStyleColBandSize w:val="1"/>
      <w:tblCellMar>
        <w:top w:w="0" w:type="dxa"/>
        <w:left w:w="115" w:type="dxa"/>
        <w:bottom w:w="0" w:type="dxa"/>
        <w:right w:w="115" w:type="dxa"/>
      </w:tblCellMar>
    </w:tblPr>
  </w:style>
  <w:style w:type="table" w:styleId="aa" w:customStyle="1">
    <w:basedOn w:val="TableNormal"/>
    <w:tblPr>
      <w:tblStyleRowBandSize w:val="1"/>
      <w:tblStyleColBandSize w:val="1"/>
      <w:tblCellMar>
        <w:top w:w="0" w:type="dxa"/>
        <w:left w:w="115" w:type="dxa"/>
        <w:bottom w:w="0" w:type="dxa"/>
        <w:right w:w="115" w:type="dxa"/>
      </w:tblCellMar>
    </w:tblPr>
  </w:style>
  <w:style w:type="table" w:styleId="ab" w:customStyle="1">
    <w:basedOn w:val="TableNormal"/>
    <w:tblPr>
      <w:tblStyleRowBandSize w:val="1"/>
      <w:tblStyleColBandSize w:val="1"/>
      <w:tblCellMar>
        <w:top w:w="0" w:type="dxa"/>
        <w:left w:w="115" w:type="dxa"/>
        <w:bottom w:w="0" w:type="dxa"/>
        <w:right w:w="115" w:type="dxa"/>
      </w:tblCellMar>
    </w:tblPr>
  </w:style>
  <w:style w:type="table" w:styleId="ac" w:customStyle="1">
    <w:basedOn w:val="TableNormal"/>
    <w:tblPr>
      <w:tblStyleRowBandSize w:val="1"/>
      <w:tblStyleColBandSize w:val="1"/>
      <w:tblCellMar>
        <w:top w:w="0" w:type="dxa"/>
        <w:left w:w="115" w:type="dxa"/>
        <w:bottom w:w="0" w:type="dxa"/>
        <w:right w:w="115" w:type="dxa"/>
      </w:tblCellMar>
    </w:tblPr>
  </w:style>
  <w:style w:type="table" w:styleId="ad" w:customStyle="1">
    <w:basedOn w:val="TableNormal"/>
    <w:tblPr>
      <w:tblStyleRowBandSize w:val="1"/>
      <w:tblStyleColBandSize w:val="1"/>
      <w:tblCellMar>
        <w:top w:w="0" w:type="dxa"/>
        <w:left w:w="115" w:type="dxa"/>
        <w:bottom w:w="0" w:type="dxa"/>
        <w:right w:w="115" w:type="dxa"/>
      </w:tblCellMar>
    </w:tblPr>
  </w:style>
  <w:style w:type="table" w:styleId="ae" w:customStyle="1">
    <w:basedOn w:val="TableNormal"/>
    <w:tblPr>
      <w:tblStyleRowBandSize w:val="1"/>
      <w:tblStyleColBandSize w:val="1"/>
      <w:tblCellMar>
        <w:top w:w="0" w:type="dxa"/>
        <w:left w:w="115" w:type="dxa"/>
        <w:bottom w:w="0" w:type="dxa"/>
        <w:right w:w="115" w:type="dxa"/>
      </w:tblCellMar>
    </w:tblPr>
  </w:style>
  <w:style w:type="table" w:styleId="af" w:customStyle="1">
    <w:basedOn w:val="TableNormal"/>
    <w:tblPr>
      <w:tblStyleRowBandSize w:val="1"/>
      <w:tblStyleColBandSize w:val="1"/>
      <w:tblCellMar>
        <w:top w:w="0" w:type="dxa"/>
        <w:left w:w="115" w:type="dxa"/>
        <w:bottom w:w="0" w:type="dxa"/>
        <w:right w:w="115" w:type="dxa"/>
      </w:tblCellMar>
    </w:tblPr>
  </w:style>
  <w:style w:type="table" w:styleId="af0" w:customStyle="1">
    <w:basedOn w:val="TableNormal"/>
    <w:tblPr>
      <w:tblStyleRowBandSize w:val="1"/>
      <w:tblStyleColBandSize w:val="1"/>
      <w:tblCellMar>
        <w:top w:w="0" w:type="dxa"/>
        <w:left w:w="115" w:type="dxa"/>
        <w:bottom w:w="0" w:type="dxa"/>
        <w:right w:w="115" w:type="dxa"/>
      </w:tblCellMar>
    </w:tblPr>
  </w:style>
  <w:style w:type="character" w:styleId="Refdecomentario">
    <w:name w:val="annotation reference"/>
    <w:basedOn w:val="Fuentedeprrafopredeter"/>
    <w:uiPriority w:val="99"/>
    <w:semiHidden/>
    <w:unhideWhenUsed/>
    <w:rsid w:val="00783949"/>
    <w:rPr>
      <w:sz w:val="16"/>
      <w:szCs w:val="16"/>
    </w:rPr>
  </w:style>
  <w:style w:type="paragraph" w:styleId="Textocomentario">
    <w:name w:val="annotation text"/>
    <w:basedOn w:val="Normal"/>
    <w:link w:val="TextocomentarioCar"/>
    <w:uiPriority w:val="99"/>
    <w:semiHidden/>
    <w:unhideWhenUsed/>
    <w:rsid w:val="00783949"/>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83949"/>
    <w:rPr>
      <w:sz w:val="20"/>
      <w:szCs w:val="20"/>
    </w:rPr>
  </w:style>
  <w:style w:type="paragraph" w:styleId="Asuntodelcomentario">
    <w:name w:val="annotation subject"/>
    <w:basedOn w:val="Textocomentario"/>
    <w:next w:val="Textocomentario"/>
    <w:link w:val="AsuntodelcomentarioCar"/>
    <w:uiPriority w:val="99"/>
    <w:semiHidden/>
    <w:unhideWhenUsed/>
    <w:rsid w:val="00783949"/>
    <w:rPr>
      <w:b/>
      <w:bCs/>
    </w:rPr>
  </w:style>
  <w:style w:type="character" w:styleId="AsuntodelcomentarioCar" w:customStyle="1">
    <w:name w:val="Asunto del comentario Car"/>
    <w:basedOn w:val="TextocomentarioCar"/>
    <w:link w:val="Asuntodelcomentario"/>
    <w:uiPriority w:val="99"/>
    <w:semiHidden/>
    <w:rsid w:val="00783949"/>
    <w:rPr>
      <w:b/>
      <w:bCs/>
      <w:sz w:val="20"/>
      <w:szCs w:val="20"/>
    </w:rPr>
  </w:style>
  <w:style w:type="paragraph" w:styleId="Revisin">
    <w:name w:val="Revision"/>
    <w:hidden/>
    <w:uiPriority w:val="99"/>
    <w:semiHidden/>
    <w:rsid w:val="00783949"/>
    <w:pPr>
      <w:spacing w:after="0" w:line="240" w:lineRule="auto"/>
    </w:pPr>
  </w:style>
  <w:style w:type="character" w:styleId="Hipervnculo">
    <w:name w:val="Hyperlink"/>
    <w:basedOn w:val="Fuentedeprrafopredeter"/>
    <w:uiPriority w:val="99"/>
    <w:unhideWhenUsed/>
    <w:rsid w:val="4E98A6FD"/>
    <w:rPr>
      <w:color w:val="0000FF"/>
      <w:u w:val="single"/>
    </w:rPr>
  </w:style>
  <w:style w:type="paragraph" w:styleId="TDC1">
    <w:name w:val="toc 1"/>
    <w:basedOn w:val="Normal"/>
    <w:next w:val="Normal"/>
    <w:uiPriority w:val="39"/>
    <w:unhideWhenUsed/>
    <w:rsid w:val="4E98A6FD"/>
    <w:pPr>
      <w:spacing w:after="100"/>
    </w:pPr>
  </w:style>
  <w:style w:type="paragraph" w:styleId="TDC2">
    <w:name w:val="toc 2"/>
    <w:basedOn w:val="Normal"/>
    <w:next w:val="Normal"/>
    <w:uiPriority w:val="39"/>
    <w:unhideWhenUsed/>
    <w:rsid w:val="4E98A6FD"/>
    <w:pPr>
      <w:spacing w:after="100"/>
      <w:ind w:left="220"/>
    </w:pPr>
  </w:style>
  <w:style w:type="paragraph" w:styleId="Encabezado">
    <w:name w:val="header"/>
    <w:basedOn w:val="Normal"/>
    <w:link w:val="EncabezadoCar"/>
    <w:uiPriority w:val="99"/>
    <w:unhideWhenUsed/>
    <w:rsid w:val="005E09E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E09EB"/>
  </w:style>
  <w:style w:type="paragraph" w:styleId="Piedepgina">
    <w:name w:val="footer"/>
    <w:basedOn w:val="Normal"/>
    <w:link w:val="PiedepginaCar"/>
    <w:uiPriority w:val="99"/>
    <w:unhideWhenUsed/>
    <w:rsid w:val="005E09E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E09EB"/>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image" Target="media/image6.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9.png" Id="rId21"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image" Target="media/image5.png" Id="rId17" /><Relationship Type="http://schemas.microsoft.com/office/2011/relationships/people" Target="people.xml" Id="rId25" /><Relationship Type="http://schemas.openxmlformats.org/officeDocument/2006/relationships/styles" Target="styles.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image" Target="media/image3.png" Id="rId15" /><Relationship Type="http://schemas.openxmlformats.org/officeDocument/2006/relationships/footer" Target="footer4.xml" Id="rId23" /><Relationship Type="http://schemas.openxmlformats.org/officeDocument/2006/relationships/footer" Target="footer1.xml" Id="rId10" /><Relationship Type="http://schemas.openxmlformats.org/officeDocument/2006/relationships/image" Target="media/image7.png" Id="rId19"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image" Target="media/image2.png" Id="rId14" /><Relationship Type="http://schemas.openxmlformats.org/officeDocument/2006/relationships/header" Target="header4.xml" Id="rId22" /><Relationship Type="http://schemas.microsoft.com/office/2020/10/relationships/intelligence" Target="intelligence2.xml" Id="rId2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Diseño de un pipeline experimental reproducible para la clasificación de fake news mediante modelos de aprendizaje automático</dc:title>
  <dc:description>Revisión experimental: run robustness-1a94400d502b149f; curso 2026-2027.</dc:description>
  <lastModifiedBy>Álvaro Osuna Flores</lastModifiedBy>
  <revision>62</revision>
  <lastPrinted>2026-07-13T16:13:00.0000000Z</lastPrinted>
  <dcterms:created xsi:type="dcterms:W3CDTF">2026-05-16T16:58:00.0000000Z</dcterms:created>
  <dcterms:modified xsi:type="dcterms:W3CDTF">2026-10-22T18:59:17.7606581Z</dcterms:modified>
</coreProperties>
</file>